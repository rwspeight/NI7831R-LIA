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776B" w:rsidRDefault="009F5A1D" w:rsidP="003D019C">
      <w:pPr>
        <w:jc w:val="center"/>
      </w:pPr>
      <w:proofErr w:type="spellStart"/>
      <w:proofErr w:type="gramStart"/>
      <w:r>
        <w:t>SPM</w:t>
      </w:r>
      <w:proofErr w:type="spellEnd"/>
      <w:r>
        <w:t xml:space="preserve"> Instruction Manual.</w:t>
      </w:r>
      <w:proofErr w:type="gramEnd"/>
    </w:p>
    <w:p w:rsidR="003D019C" w:rsidRDefault="003D019C"/>
    <w:p w:rsidR="009F5A1D" w:rsidRDefault="00521FF4">
      <w:r>
        <w:t>The Near Field Interaction Microscope (</w:t>
      </w:r>
      <w:proofErr w:type="spellStart"/>
      <w:r>
        <w:t>NEFI</w:t>
      </w:r>
      <w:r w:rsidR="00AD2995">
        <w:t>O</w:t>
      </w:r>
      <w:r>
        <w:t>N</w:t>
      </w:r>
      <w:proofErr w:type="spellEnd"/>
      <w:r w:rsidR="00AD2995">
        <w:t>)</w:t>
      </w:r>
      <w:r>
        <w:t xml:space="preserve"> system is an implementation of a multipurpose Scanning Probe Microscope with scanning and spectroscopy capabilities.</w:t>
      </w:r>
    </w:p>
    <w:p w:rsidR="00521FF4" w:rsidRDefault="00521FF4">
      <w:r>
        <w:t>The main parts of the system are,</w:t>
      </w:r>
    </w:p>
    <w:p w:rsidR="003D019C" w:rsidRDefault="003D019C"/>
    <w:p w:rsidR="00FC7F50" w:rsidRPr="003D019C" w:rsidRDefault="009C6022">
      <w:pPr>
        <w:rPr>
          <w:b/>
        </w:rPr>
      </w:pPr>
      <w:proofErr w:type="gramStart"/>
      <w:r w:rsidRPr="003D019C">
        <w:rPr>
          <w:b/>
        </w:rPr>
        <w:t xml:space="preserve">The </w:t>
      </w:r>
      <w:proofErr w:type="spellStart"/>
      <w:r w:rsidRPr="003D019C">
        <w:rPr>
          <w:b/>
        </w:rPr>
        <w:t>PLL</w:t>
      </w:r>
      <w:proofErr w:type="spellEnd"/>
      <w:r w:rsidRPr="003D019C">
        <w:rPr>
          <w:b/>
        </w:rPr>
        <w:t xml:space="preserve"> </w:t>
      </w:r>
      <w:proofErr w:type="spellStart"/>
      <w:r w:rsidRPr="003D019C">
        <w:rPr>
          <w:b/>
        </w:rPr>
        <w:t>Nanonis</w:t>
      </w:r>
      <w:proofErr w:type="spellEnd"/>
      <w:r w:rsidRPr="003D019C">
        <w:rPr>
          <w:b/>
        </w:rPr>
        <w:t xml:space="preserve"> Module.</w:t>
      </w:r>
      <w:proofErr w:type="gramEnd"/>
    </w:p>
    <w:p w:rsidR="009C6022" w:rsidRPr="003D019C" w:rsidRDefault="009C6022">
      <w:pPr>
        <w:rPr>
          <w:b/>
        </w:rPr>
      </w:pPr>
      <w:proofErr w:type="spellStart"/>
      <w:proofErr w:type="gramStart"/>
      <w:r w:rsidRPr="003D019C">
        <w:rPr>
          <w:b/>
        </w:rPr>
        <w:t>FPGA</w:t>
      </w:r>
      <w:proofErr w:type="spellEnd"/>
      <w:r w:rsidRPr="003D019C">
        <w:rPr>
          <w:b/>
        </w:rPr>
        <w:t xml:space="preserve"> </w:t>
      </w:r>
      <w:r w:rsidR="00F45CEE">
        <w:rPr>
          <w:b/>
        </w:rPr>
        <w:t>Card</w:t>
      </w:r>
      <w:r w:rsidRPr="003D019C">
        <w:rPr>
          <w:b/>
        </w:rPr>
        <w:t xml:space="preserve"> (inside PC).</w:t>
      </w:r>
      <w:proofErr w:type="gramEnd"/>
    </w:p>
    <w:p w:rsidR="009C6022" w:rsidRPr="003D019C" w:rsidRDefault="009C6022">
      <w:pPr>
        <w:rPr>
          <w:b/>
        </w:rPr>
      </w:pPr>
      <w:proofErr w:type="spellStart"/>
      <w:proofErr w:type="gramStart"/>
      <w:r w:rsidRPr="003D019C">
        <w:rPr>
          <w:b/>
        </w:rPr>
        <w:t>FPGA</w:t>
      </w:r>
      <w:proofErr w:type="spellEnd"/>
      <w:r w:rsidRPr="003D019C">
        <w:rPr>
          <w:b/>
        </w:rPr>
        <w:t xml:space="preserve"> Breakout box.</w:t>
      </w:r>
      <w:proofErr w:type="gramEnd"/>
    </w:p>
    <w:p w:rsidR="009C6022" w:rsidRPr="003D019C" w:rsidRDefault="009C6022">
      <w:pPr>
        <w:rPr>
          <w:b/>
        </w:rPr>
      </w:pPr>
      <w:r w:rsidRPr="003D019C">
        <w:rPr>
          <w:b/>
        </w:rPr>
        <w:t>Set of sensors.</w:t>
      </w:r>
    </w:p>
    <w:p w:rsidR="009C6022" w:rsidRPr="003D019C" w:rsidRDefault="009C6022">
      <w:pPr>
        <w:rPr>
          <w:b/>
        </w:rPr>
      </w:pPr>
      <w:r w:rsidRPr="003D019C">
        <w:rPr>
          <w:b/>
        </w:rPr>
        <w:t>Set of preamplifiers.</w:t>
      </w:r>
    </w:p>
    <w:p w:rsidR="009C6022" w:rsidRPr="003D019C" w:rsidRDefault="009C6022">
      <w:pPr>
        <w:rPr>
          <w:b/>
        </w:rPr>
      </w:pPr>
      <w:proofErr w:type="gramStart"/>
      <w:r w:rsidRPr="003D019C">
        <w:rPr>
          <w:b/>
        </w:rPr>
        <w:t>Set of Cables.</w:t>
      </w:r>
      <w:proofErr w:type="gramEnd"/>
    </w:p>
    <w:p w:rsidR="009C6022" w:rsidRPr="003D019C" w:rsidRDefault="009C6022">
      <w:pPr>
        <w:rPr>
          <w:b/>
        </w:rPr>
      </w:pPr>
      <w:r w:rsidRPr="003D019C">
        <w:rPr>
          <w:b/>
        </w:rPr>
        <w:t xml:space="preserve">Mad city Labs </w:t>
      </w:r>
      <w:proofErr w:type="spellStart"/>
      <w:r w:rsidRPr="003D019C">
        <w:rPr>
          <w:b/>
        </w:rPr>
        <w:t>piezo</w:t>
      </w:r>
      <w:proofErr w:type="spellEnd"/>
      <w:r w:rsidRPr="003D019C">
        <w:rPr>
          <w:b/>
        </w:rPr>
        <w:t xml:space="preserve"> stages.</w:t>
      </w:r>
    </w:p>
    <w:p w:rsidR="009C6022" w:rsidRPr="003D019C" w:rsidRDefault="009C6022">
      <w:pPr>
        <w:rPr>
          <w:b/>
        </w:rPr>
      </w:pPr>
      <w:proofErr w:type="gramStart"/>
      <w:r w:rsidRPr="003D019C">
        <w:rPr>
          <w:b/>
        </w:rPr>
        <w:t xml:space="preserve">Mad City Labs </w:t>
      </w:r>
      <w:proofErr w:type="spellStart"/>
      <w:r w:rsidRPr="003D019C">
        <w:rPr>
          <w:b/>
        </w:rPr>
        <w:t>Piezo</w:t>
      </w:r>
      <w:proofErr w:type="spellEnd"/>
      <w:r w:rsidRPr="003D019C">
        <w:rPr>
          <w:b/>
        </w:rPr>
        <w:t xml:space="preserve"> Controllers.</w:t>
      </w:r>
      <w:proofErr w:type="gramEnd"/>
    </w:p>
    <w:p w:rsidR="009C6022" w:rsidRPr="003D019C" w:rsidRDefault="009C6022">
      <w:pPr>
        <w:rPr>
          <w:b/>
        </w:rPr>
      </w:pPr>
      <w:proofErr w:type="spellStart"/>
      <w:proofErr w:type="gramStart"/>
      <w:r w:rsidRPr="003D019C">
        <w:rPr>
          <w:b/>
        </w:rPr>
        <w:t>Sofware</w:t>
      </w:r>
      <w:proofErr w:type="spellEnd"/>
      <w:r w:rsidRPr="003D019C">
        <w:rPr>
          <w:b/>
        </w:rPr>
        <w:t xml:space="preserve"> control for Scanning and Spectroscopy.</w:t>
      </w:r>
      <w:proofErr w:type="gramEnd"/>
    </w:p>
    <w:p w:rsidR="00FC7F50" w:rsidRPr="003D019C" w:rsidRDefault="00FC7F50">
      <w:pPr>
        <w:rPr>
          <w:b/>
        </w:rPr>
      </w:pPr>
    </w:p>
    <w:p w:rsidR="003D019C" w:rsidRDefault="003D019C"/>
    <w:p w:rsidR="003D019C" w:rsidRDefault="00F45CEE">
      <w:r>
        <w:t xml:space="preserve">In Part </w:t>
      </w:r>
      <w:proofErr w:type="gramStart"/>
      <w:r>
        <w:t>1 We</w:t>
      </w:r>
      <w:proofErr w:type="gramEnd"/>
      <w:r>
        <w:t xml:space="preserve"> will start with the description of these parts and learn about their characteristics. Latter in Part 2 we will see how they work together and form the entire </w:t>
      </w:r>
      <w:proofErr w:type="spellStart"/>
      <w:r>
        <w:t>SPM</w:t>
      </w:r>
      <w:proofErr w:type="spellEnd"/>
      <w:r>
        <w:t xml:space="preserve"> / Approach and Retract System. Part 3 will show the procedure to start the system and how to operate it in its different modes. Part 4 will show a few examples of the results you can obtain at the end of each experiment.</w:t>
      </w:r>
    </w:p>
    <w:p w:rsidR="003D019C" w:rsidRDefault="00F45CEE" w:rsidP="00F45CEE">
      <w:pPr>
        <w:jc w:val="center"/>
      </w:pPr>
      <w:r w:rsidRPr="00F45CEE">
        <w:rPr>
          <w:noProof/>
        </w:rPr>
        <w:drawing>
          <wp:inline distT="0" distB="0" distL="0" distR="0">
            <wp:extent cx="3557419" cy="2320236"/>
            <wp:effectExtent l="0" t="0" r="5080" b="0"/>
            <wp:docPr id="15" name="Picture 15" descr="C:\Users\AppPhys\Pictures\INTEL-thesis-pictur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Phys\Pictures\INTEL-thesis-picture-1b.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73911" cy="2330993"/>
                    </a:xfrm>
                    <a:prstGeom prst="rect">
                      <a:avLst/>
                    </a:prstGeom>
                    <a:noFill/>
                    <a:ln>
                      <a:noFill/>
                    </a:ln>
                  </pic:spPr>
                </pic:pic>
              </a:graphicData>
            </a:graphic>
          </wp:inline>
        </w:drawing>
      </w:r>
    </w:p>
    <w:p w:rsidR="003D019C" w:rsidRDefault="003D019C"/>
    <w:p w:rsidR="003D019C" w:rsidRDefault="00F45CEE">
      <w:pPr>
        <w:rPr>
          <w:b/>
        </w:rPr>
      </w:pPr>
      <w:r w:rsidRPr="00F45CEE">
        <w:rPr>
          <w:b/>
        </w:rPr>
        <w:lastRenderedPageBreak/>
        <w:t>PART 1</w:t>
      </w:r>
    </w:p>
    <w:p w:rsidR="00F45CEE" w:rsidRDefault="00F45CEE">
      <w:pPr>
        <w:rPr>
          <w:b/>
        </w:rPr>
      </w:pPr>
    </w:p>
    <w:p w:rsidR="00F45CEE" w:rsidRDefault="00F45CEE">
      <w:pPr>
        <w:rPr>
          <w:b/>
        </w:rPr>
      </w:pPr>
    </w:p>
    <w:p w:rsidR="00F45CEE" w:rsidRDefault="00F45CEE">
      <w:pPr>
        <w:rPr>
          <w:b/>
        </w:rPr>
      </w:pPr>
    </w:p>
    <w:p w:rsidR="00F45CEE" w:rsidRDefault="00F45CEE">
      <w:pPr>
        <w:rPr>
          <w:b/>
        </w:rPr>
      </w:pPr>
      <w:proofErr w:type="gramStart"/>
      <w:r>
        <w:rPr>
          <w:b/>
        </w:rPr>
        <w:t>DESCRIPTION OF THE MAIN PARTS.</w:t>
      </w:r>
      <w:proofErr w:type="gramEnd"/>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Pr="00F45CEE" w:rsidRDefault="00F45CEE">
      <w:pPr>
        <w:rPr>
          <w:b/>
        </w:rPr>
      </w:pPr>
    </w:p>
    <w:p w:rsidR="003D019C" w:rsidRDefault="003D019C"/>
    <w:p w:rsidR="009F5A1D" w:rsidRPr="003D019C" w:rsidRDefault="009F5A1D">
      <w:pPr>
        <w:rPr>
          <w:b/>
        </w:rPr>
      </w:pPr>
      <w:proofErr w:type="gramStart"/>
      <w:r w:rsidRPr="003D019C">
        <w:rPr>
          <w:b/>
        </w:rPr>
        <w:t xml:space="preserve">The </w:t>
      </w:r>
      <w:proofErr w:type="spellStart"/>
      <w:r w:rsidRPr="003D019C">
        <w:rPr>
          <w:b/>
        </w:rPr>
        <w:t>PLL</w:t>
      </w:r>
      <w:proofErr w:type="spellEnd"/>
      <w:r w:rsidRPr="003D019C">
        <w:rPr>
          <w:b/>
        </w:rPr>
        <w:t xml:space="preserve"> </w:t>
      </w:r>
      <w:proofErr w:type="spellStart"/>
      <w:r w:rsidRPr="003D019C">
        <w:rPr>
          <w:b/>
        </w:rPr>
        <w:t>Nanonis</w:t>
      </w:r>
      <w:proofErr w:type="spellEnd"/>
      <w:r w:rsidRPr="003D019C">
        <w:rPr>
          <w:b/>
        </w:rPr>
        <w:t xml:space="preserve"> Module.</w:t>
      </w:r>
      <w:proofErr w:type="gramEnd"/>
    </w:p>
    <w:p w:rsidR="007C2BB4" w:rsidRDefault="007C2BB4"/>
    <w:p w:rsidR="007C2BB4" w:rsidRDefault="007C2BB4">
      <w:r>
        <w:t xml:space="preserve">The </w:t>
      </w:r>
      <w:proofErr w:type="spellStart"/>
      <w:r>
        <w:t>PLL</w:t>
      </w:r>
      <w:proofErr w:type="spellEnd"/>
      <w:r>
        <w:t xml:space="preserve"> is </w:t>
      </w:r>
      <w:r w:rsidR="00774D8A">
        <w:t xml:space="preserve">a unique part </w:t>
      </w:r>
      <w:r>
        <w:t xml:space="preserve">of the system. Is the part of the measurement equipment that transforms the treated signal from a voltage representing the amplitude of the sensors motion (in the form of a quasi-sinusoidal wave) to values of amplitude, phase and frequency shift (with respect to an excitation signal produced by the same </w:t>
      </w:r>
      <w:proofErr w:type="spellStart"/>
      <w:r>
        <w:t>PLL</w:t>
      </w:r>
      <w:proofErr w:type="spellEnd"/>
      <w:r>
        <w:t>)</w:t>
      </w:r>
      <w:proofErr w:type="gramStart"/>
      <w:r>
        <w:t>.</w:t>
      </w:r>
      <w:proofErr w:type="gramEnd"/>
    </w:p>
    <w:p w:rsidR="007C2BB4" w:rsidRDefault="007C2BB4"/>
    <w:p w:rsidR="007C2BB4" w:rsidRDefault="007C2BB4">
      <w:r>
        <w:t xml:space="preserve">It needs to be integrated with all other parts. This is done through its BNC input and outputs. The datasheet can be found at </w:t>
      </w:r>
      <w:hyperlink r:id="rId6" w:history="1">
        <w:r w:rsidRPr="00682460">
          <w:rPr>
            <w:rStyle w:val="Hyperlink"/>
          </w:rPr>
          <w:t>http://www.specs-zurich.com/upload/cms/user/OC4ProductBrochure.pdf</w:t>
        </w:r>
      </w:hyperlink>
      <w:r>
        <w:t>.</w:t>
      </w:r>
    </w:p>
    <w:p w:rsidR="007C2BB4" w:rsidRDefault="007C2BB4">
      <w:r>
        <w:t xml:space="preserve">The </w:t>
      </w:r>
      <w:proofErr w:type="spellStart"/>
      <w:r>
        <w:t>PLL</w:t>
      </w:r>
      <w:proofErr w:type="spellEnd"/>
      <w:r>
        <w:t xml:space="preserve"> has an input BNC connector, an outpu</w:t>
      </w:r>
      <w:ins w:id="0" w:author="Andres  LaRosa" w:date="2014-04-21T16:35:00Z">
        <w:r w:rsidR="00A1380A">
          <w:t>t</w:t>
        </w:r>
      </w:ins>
      <w:r>
        <w:t xml:space="preserve"> </w:t>
      </w:r>
      <w:proofErr w:type="spellStart"/>
      <w:r>
        <w:t>BN</w:t>
      </w:r>
      <w:proofErr w:type="spellEnd"/>
      <w:r>
        <w:t xml:space="preserve"> connector (excitation signal), and outputs for the amplitude, phase, frequency shift and two auxiliary outputs, of which only one (AUX 1) can be used by the operator in normal operation procedure.</w:t>
      </w:r>
    </w:p>
    <w:p w:rsidR="007C2BB4" w:rsidRPr="007C2BB4" w:rsidRDefault="007C2BB4">
      <w:r>
        <w:t xml:space="preserve">Figure 1 shows the connections from the </w:t>
      </w:r>
      <w:proofErr w:type="spellStart"/>
      <w:r>
        <w:t>PLL</w:t>
      </w:r>
      <w:proofErr w:type="spellEnd"/>
      <w:r>
        <w:t xml:space="preserve"> to the </w:t>
      </w:r>
      <w:proofErr w:type="spellStart"/>
      <w:r>
        <w:t>FPGA</w:t>
      </w:r>
      <w:proofErr w:type="spellEnd"/>
      <w:r>
        <w:t xml:space="preserve"> breakout box.</w:t>
      </w:r>
    </w:p>
    <w:p w:rsidR="009F5A1D" w:rsidRDefault="007C2BB4" w:rsidP="007C2BB4">
      <w:pPr>
        <w:jc w:val="center"/>
      </w:pPr>
      <w:r w:rsidRPr="003B14BE">
        <w:rPr>
          <w:noProof/>
        </w:rPr>
        <w:drawing>
          <wp:inline distT="0" distB="0" distL="0" distR="0" wp14:anchorId="17A5B020" wp14:editId="4A62807C">
            <wp:extent cx="3857625" cy="3867150"/>
            <wp:effectExtent l="0" t="0" r="9525" b="0"/>
            <wp:docPr id="4" name="Picture 4" descr="C:\Users\AppPhys\Pictures\Manual-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Phys\Pictures\Manual-figur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7090" cy="3876638"/>
                    </a:xfrm>
                    <a:prstGeom prst="rect">
                      <a:avLst/>
                    </a:prstGeom>
                    <a:noFill/>
                    <a:ln>
                      <a:noFill/>
                    </a:ln>
                  </pic:spPr>
                </pic:pic>
              </a:graphicData>
            </a:graphic>
          </wp:inline>
        </w:drawing>
      </w:r>
    </w:p>
    <w:p w:rsidR="007C2BB4" w:rsidRDefault="00A1380A">
      <w:ins w:id="1" w:author="Andres  LaRosa" w:date="2014-04-21T16:34:00Z">
        <w:r>
          <w:t xml:space="preserve">What is SC, </w:t>
        </w:r>
        <w:proofErr w:type="spellStart"/>
        <w:r>
          <w:t>DM</w:t>
        </w:r>
      </w:ins>
      <w:proofErr w:type="spellEnd"/>
      <w:ins w:id="2" w:author="Andres  LaRosa" w:date="2014-04-21T16:35:00Z">
        <w:r>
          <w:t xml:space="preserve">, </w:t>
        </w:r>
        <w:proofErr w:type="gramStart"/>
        <w:r>
          <w:t>DDS</w:t>
        </w:r>
      </w:ins>
      <w:proofErr w:type="gramEnd"/>
      <w:ins w:id="3" w:author="Andres  LaRosa" w:date="2014-04-21T16:34:00Z">
        <w:r>
          <w:t>?</w:t>
        </w:r>
      </w:ins>
      <w:ins w:id="4" w:author="Andres  LaRosa" w:date="2014-04-21T16:35:00Z">
        <w:r>
          <w:t xml:space="preserve"> [Spell them out)</w:t>
        </w:r>
      </w:ins>
    </w:p>
    <w:p w:rsidR="003D019C" w:rsidRDefault="00D15FFE" w:rsidP="00774D8A">
      <w:ins w:id="5" w:author="Andres  LaRosa" w:date="2014-04-21T16:51:00Z">
        <w:r>
          <w:t xml:space="preserve">   </w:t>
        </w:r>
        <w:proofErr w:type="gramStart"/>
        <w:r>
          <w:t>Fig #.</w:t>
        </w:r>
        <w:proofErr w:type="gramEnd"/>
        <w:r>
          <w:t xml:space="preserve"> Detailed components (top</w:t>
        </w:r>
        <w:proofErr w:type="gramStart"/>
        <w:r>
          <w:t>)  inside</w:t>
        </w:r>
        <w:proofErr w:type="gramEnd"/>
        <w:r>
          <w:t xml:space="preserve"> the</w:t>
        </w:r>
      </w:ins>
      <w:ins w:id="6" w:author="Andres  LaRosa" w:date="2014-04-21T16:52:00Z">
        <w:r>
          <w:t xml:space="preserve"> </w:t>
        </w:r>
        <w:proofErr w:type="spellStart"/>
        <w:r>
          <w:t>Nanonis</w:t>
        </w:r>
        <w:proofErr w:type="spellEnd"/>
        <w:r>
          <w:t xml:space="preserve"> OC-4 unit  for performing </w:t>
        </w:r>
        <w:proofErr w:type="spellStart"/>
        <w:r w:rsidR="007350CD">
          <w:t>SPM</w:t>
        </w:r>
        <w:proofErr w:type="spellEnd"/>
        <w:r w:rsidR="007350CD">
          <w:t xml:space="preserve"> </w:t>
        </w:r>
        <w:r>
          <w:t>frequency modulation</w:t>
        </w:r>
      </w:ins>
      <w:ins w:id="7" w:author="Andres  LaRosa" w:date="2014-04-21T16:53:00Z">
        <w:r w:rsidR="007350CD">
          <w:t>.</w:t>
        </w:r>
      </w:ins>
    </w:p>
    <w:p w:rsidR="003D019C" w:rsidRDefault="003D019C" w:rsidP="00774D8A"/>
    <w:p w:rsidR="00F45CEE" w:rsidRPr="003D019C" w:rsidRDefault="00F45CEE" w:rsidP="00F45CEE">
      <w:pPr>
        <w:rPr>
          <w:b/>
        </w:rPr>
      </w:pPr>
      <w:r w:rsidRPr="003D019C">
        <w:rPr>
          <w:b/>
        </w:rPr>
        <w:t xml:space="preserve">The </w:t>
      </w:r>
      <w:proofErr w:type="spellStart"/>
      <w:r w:rsidRPr="003D019C">
        <w:rPr>
          <w:b/>
        </w:rPr>
        <w:t>FPGA</w:t>
      </w:r>
      <w:proofErr w:type="spellEnd"/>
      <w:r>
        <w:rPr>
          <w:b/>
        </w:rPr>
        <w:t xml:space="preserve"> Card</w:t>
      </w:r>
    </w:p>
    <w:p w:rsidR="00F45CEE" w:rsidRDefault="00F45CEE" w:rsidP="00F45CEE">
      <w:r>
        <w:t xml:space="preserve">The </w:t>
      </w:r>
      <w:proofErr w:type="spellStart"/>
      <w:r>
        <w:t>FPGA</w:t>
      </w:r>
      <w:proofErr w:type="spellEnd"/>
      <w:r>
        <w:t xml:space="preserve"> is the acronym for the Field-Programmable Gate Array. It means exactly what the name implies. It is an arrangement of digital gates (</w:t>
      </w:r>
      <w:proofErr w:type="spellStart"/>
      <w:r>
        <w:t>NAND’s</w:t>
      </w:r>
      <w:proofErr w:type="spellEnd"/>
      <w:r>
        <w:t xml:space="preserve">, </w:t>
      </w:r>
      <w:proofErr w:type="spellStart"/>
      <w:r>
        <w:t>NOR’s</w:t>
      </w:r>
      <w:proofErr w:type="spellEnd"/>
      <w:r>
        <w:t>) that can be rearranged (programmed) by applying electric fields</w:t>
      </w:r>
      <w:ins w:id="8" w:author="Andres  LaRosa" w:date="2014-04-21T16:36:00Z">
        <w:r w:rsidR="00A1380A">
          <w:t>,</w:t>
        </w:r>
      </w:ins>
      <w:del w:id="9" w:author="Andres  LaRosa" w:date="2014-04-21T16:36:00Z">
        <w:r w:rsidDel="00A1380A">
          <w:delText>.</w:delText>
        </w:r>
      </w:del>
      <w:r>
        <w:t xml:space="preserve"> </w:t>
      </w:r>
      <w:del w:id="10" w:author="Andres  LaRosa" w:date="2014-04-21T16:36:00Z">
        <w:r w:rsidDel="00A1380A">
          <w:delText xml:space="preserve">Which </w:delText>
        </w:r>
      </w:del>
      <w:ins w:id="11" w:author="Andres  LaRosa" w:date="2014-04-21T16:36:00Z">
        <w:r w:rsidR="00A1380A">
          <w:t>w</w:t>
        </w:r>
        <w:r w:rsidR="00A1380A">
          <w:t xml:space="preserve">hich </w:t>
        </w:r>
      </w:ins>
      <w:r>
        <w:t xml:space="preserve">means that </w:t>
      </w:r>
      <w:r w:rsidRPr="00A1380A">
        <w:rPr>
          <w:highlight w:val="yellow"/>
          <w:rPrChange w:id="12" w:author="Andres  LaRosa" w:date="2014-04-21T16:37:00Z">
            <w:rPr/>
          </w:rPrChange>
        </w:rPr>
        <w:t>you create circuits without physically changing the circuit.</w:t>
      </w:r>
      <w:ins w:id="13" w:author="Andres  LaRosa" w:date="2014-04-21T16:37:00Z">
        <w:r w:rsidR="00A1380A">
          <w:t xml:space="preserve"> (?  Expression no clear</w:t>
        </w:r>
        <w:proofErr w:type="gramStart"/>
        <w:r w:rsidR="00A1380A">
          <w:t>]</w:t>
        </w:r>
      </w:ins>
      <w:r>
        <w:t xml:space="preserve"> </w:t>
      </w:r>
      <w:ins w:id="14" w:author="Andres  LaRosa" w:date="2014-04-21T16:37:00Z">
        <w:r w:rsidR="00A1380A">
          <w:t xml:space="preserve"> </w:t>
        </w:r>
      </w:ins>
      <w:r>
        <w:t>This</w:t>
      </w:r>
      <w:proofErr w:type="gramEnd"/>
      <w:r>
        <w:t xml:space="preserve"> provides a flexible environment for creating circuits to perform tasks that would take too much time for a PC to perform. As an example, consider the latency time of a normal PC running Windows</w:t>
      </w:r>
      <w:ins w:id="15" w:author="Andres  LaRosa" w:date="2014-04-21T16:38:00Z">
        <w:r w:rsidR="00A1380A">
          <w:t xml:space="preserve">, which </w:t>
        </w:r>
      </w:ins>
      <w:del w:id="16" w:author="Andres  LaRosa" w:date="2014-04-21T16:38:00Z">
        <w:r w:rsidDel="00A1380A">
          <w:delText xml:space="preserve">. It </w:delText>
        </w:r>
      </w:del>
      <w:r>
        <w:t xml:space="preserve">is about 2 </w:t>
      </w:r>
      <w:proofErr w:type="spellStart"/>
      <w:r>
        <w:t>ms.</w:t>
      </w:r>
      <w:proofErr w:type="spellEnd"/>
      <w:r>
        <w:t xml:space="preserve"> </w:t>
      </w:r>
      <w:r w:rsidRPr="00A1380A">
        <w:rPr>
          <w:highlight w:val="yellow"/>
          <w:rPrChange w:id="17" w:author="Andres  LaRosa" w:date="2014-04-21T16:39:00Z">
            <w:rPr/>
          </w:rPrChange>
        </w:rPr>
        <w:t>And it is not clocked, which means that it will not perform any given operation within a time frame set by a clock</w:t>
      </w:r>
      <w:ins w:id="18" w:author="Andres  LaRosa" w:date="2014-04-21T16:39:00Z">
        <w:r w:rsidR="00A1380A">
          <w:t xml:space="preserve"> [explain this better; no clear]</w:t>
        </w:r>
      </w:ins>
      <w:r>
        <w:t xml:space="preserve">. It will read a measurement as soon as it can (because it performs several actions in the background) and has a list of priorities. This is not a situation you want to have when trying to control </w:t>
      </w:r>
      <w:ins w:id="19" w:author="Andres  LaRosa" w:date="2014-04-21T16:40:00Z">
        <w:r w:rsidR="00A1380A">
          <w:t xml:space="preserve">in real time </w:t>
        </w:r>
      </w:ins>
      <w:r>
        <w:t xml:space="preserve">the distance between </w:t>
      </w:r>
      <w:del w:id="20" w:author="Andres  LaRosa" w:date="2014-04-21T16:40:00Z">
        <w:r w:rsidDel="00A1380A">
          <w:delText>two surfaces (</w:delText>
        </w:r>
      </w:del>
      <w:ins w:id="21" w:author="Andres  LaRosa" w:date="2014-04-21T16:40:00Z">
        <w:r w:rsidR="00A1380A">
          <w:t xml:space="preserve">a </w:t>
        </w:r>
      </w:ins>
      <w:proofErr w:type="gramStart"/>
      <w:r>
        <w:t>tip</w:t>
      </w:r>
      <w:proofErr w:type="gramEnd"/>
      <w:r>
        <w:t xml:space="preserve"> and sample</w:t>
      </w:r>
      <w:del w:id="22" w:author="Andres  LaRosa" w:date="2014-04-21T16:41:00Z">
        <w:r w:rsidDel="00A1380A">
          <w:delText>)</w:delText>
        </w:r>
      </w:del>
      <w:r>
        <w:t xml:space="preserve"> that are a few nanometers away from each other. In con</w:t>
      </w:r>
      <w:del w:id="23" w:author="Andres  LaRosa" w:date="2014-04-21T16:35:00Z">
        <w:r w:rsidDel="00A1380A">
          <w:delText>s</w:delText>
        </w:r>
      </w:del>
      <w:r>
        <w:t xml:space="preserve">trast, the </w:t>
      </w:r>
      <w:proofErr w:type="spellStart"/>
      <w:r>
        <w:t>FPGA</w:t>
      </w:r>
      <w:proofErr w:type="spellEnd"/>
      <w:r>
        <w:t xml:space="preserve"> can make operations as </w:t>
      </w:r>
      <w:commentRangeStart w:id="24"/>
      <w:r>
        <w:t xml:space="preserve">fast as </w:t>
      </w:r>
      <w:ins w:id="25" w:author="Andres  LaRosa" w:date="2014-04-21T16:41:00Z">
        <w:r w:rsidR="00A1380A">
          <w:t xml:space="preserve">every </w:t>
        </w:r>
      </w:ins>
      <w:r>
        <w:t>45 nanoseconds period</w:t>
      </w:r>
      <w:del w:id="26" w:author="Andres  LaRosa" w:date="2014-04-21T16:41:00Z">
        <w:r w:rsidDel="00A1380A">
          <w:delText>s</w:delText>
        </w:r>
      </w:del>
      <w:r>
        <w:t xml:space="preserve">. </w:t>
      </w:r>
      <w:commentRangeEnd w:id="24"/>
      <w:r w:rsidR="00A1380A">
        <w:rPr>
          <w:rStyle w:val="CommentReference"/>
        </w:rPr>
        <w:commentReference w:id="24"/>
      </w:r>
      <w:r>
        <w:t xml:space="preserve">In reality the time it takes to react to an input signal is limited by the time it takes an Analog to Digital converter (ADC) to convert the analog signal to a digital signal and vice versa. With </w:t>
      </w:r>
      <w:ins w:id="27" w:author="Andres  LaRosa" w:date="2014-04-21T16:43:00Z">
        <w:r w:rsidR="00A17D70">
          <w:t xml:space="preserve">a rate of </w:t>
        </w:r>
      </w:ins>
      <w:r>
        <w:t xml:space="preserve">750 </w:t>
      </w:r>
      <w:proofErr w:type="spellStart"/>
      <w:r>
        <w:t>kSamples</w:t>
      </w:r>
      <w:proofErr w:type="spellEnd"/>
      <w:r>
        <w:t xml:space="preserve">/second at the input and 1 </w:t>
      </w:r>
      <w:proofErr w:type="spellStart"/>
      <w:r>
        <w:t>Msamples</w:t>
      </w:r>
      <w:proofErr w:type="spellEnd"/>
      <w:r>
        <w:t xml:space="preserve">/second at the output, the current time for the </w:t>
      </w:r>
      <w:proofErr w:type="spellStart"/>
      <w:r>
        <w:t>PCIe</w:t>
      </w:r>
      <w:proofErr w:type="spellEnd"/>
      <w:r>
        <w:t xml:space="preserve">-7852 card is 1.33+1=2.33 </w:t>
      </w:r>
      <w:proofErr w:type="spellStart"/>
      <w:r>
        <w:t>μseconds</w:t>
      </w:r>
      <w:proofErr w:type="spellEnd"/>
      <w:ins w:id="28" w:author="Andres  LaRosa" w:date="2014-04-21T16:44:00Z">
        <w:r w:rsidR="00A17D70">
          <w:t xml:space="preserve"> [how do you get this number?</w:t>
        </w:r>
      </w:ins>
      <w:ins w:id="29" w:author="Andres  LaRosa" w:date="2014-04-21T16:45:00Z">
        <w:r w:rsidR="00A17D70">
          <w:t>]</w:t>
        </w:r>
      </w:ins>
      <w:r>
        <w:t>, which is appropriate for the purpose of controlling the tip-sample-distance.</w:t>
      </w:r>
    </w:p>
    <w:p w:rsidR="00F45CEE" w:rsidRDefault="00F45CEE" w:rsidP="00F45CEE">
      <w:r>
        <w:t xml:space="preserve">The </w:t>
      </w:r>
      <w:proofErr w:type="spellStart"/>
      <w:r>
        <w:t>FPGA</w:t>
      </w:r>
      <w:proofErr w:type="spellEnd"/>
      <w:r>
        <w:t xml:space="preserve"> card is programmed with </w:t>
      </w:r>
      <w:proofErr w:type="spellStart"/>
      <w:r>
        <w:t>Labview</w:t>
      </w:r>
      <w:proofErr w:type="spellEnd"/>
      <w:r>
        <w:t>. The way the GUI works is explained in PART 3</w:t>
      </w:r>
      <w:ins w:id="30" w:author="Andres  LaRosa" w:date="2014-04-21T16:45:00Z">
        <w:r w:rsidR="00A17D70">
          <w:t xml:space="preserve"> of this manual</w:t>
        </w:r>
      </w:ins>
      <w:r>
        <w:t>. Here we will explain how the card performs its tasks.</w:t>
      </w:r>
    </w:p>
    <w:p w:rsidR="00F45CEE" w:rsidRDefault="00F45CEE" w:rsidP="00774D8A">
      <w:pPr>
        <w:rPr>
          <w:b/>
        </w:rPr>
      </w:pPr>
    </w:p>
    <w:p w:rsidR="00F45CEE" w:rsidRDefault="00F45CEE" w:rsidP="00774D8A">
      <w:pPr>
        <w:rPr>
          <w:b/>
        </w:rPr>
      </w:pPr>
    </w:p>
    <w:p w:rsidR="00F45CEE" w:rsidRDefault="00F45CEE" w:rsidP="00F45CEE">
      <w:pPr>
        <w:jc w:val="center"/>
        <w:rPr>
          <w:b/>
        </w:rPr>
      </w:pPr>
      <w:r w:rsidRPr="00F45CEE">
        <w:rPr>
          <w:b/>
          <w:noProof/>
        </w:rPr>
        <w:drawing>
          <wp:inline distT="0" distB="0" distL="0" distR="0" wp14:anchorId="32E7490A" wp14:editId="6DE9DB8C">
            <wp:extent cx="2370455" cy="1971675"/>
            <wp:effectExtent l="0" t="0" r="0" b="9525"/>
            <wp:docPr id="16" name="Picture 5" descr="http://www.edn-europe.com/photo/photo_3290_1.JPG"/>
            <wp:cNvGraphicFramePr/>
            <a:graphic xmlns:a="http://schemas.openxmlformats.org/drawingml/2006/main">
              <a:graphicData uri="http://schemas.openxmlformats.org/drawingml/2006/picture">
                <pic:pic xmlns:pic="http://schemas.openxmlformats.org/drawingml/2006/picture">
                  <pic:nvPicPr>
                    <pic:cNvPr id="6" name="Picture 5" descr="http://www.edn-europe.com/photo/photo_3290_1.JPG"/>
                    <pic:cNvPicPr/>
                  </pic:nvPicPr>
                  <pic:blipFill>
                    <a:blip r:embed="rId9" cstate="print">
                      <a:clrChange>
                        <a:clrFrom>
                          <a:srgbClr val="D4D4D3"/>
                        </a:clrFrom>
                        <a:clrTo>
                          <a:srgbClr val="D4D4D3">
                            <a:alpha val="0"/>
                          </a:srgbClr>
                        </a:clrTo>
                      </a:clrChange>
                    </a:blip>
                    <a:srcRect l="32976" t="6024" r="7775" b="3614"/>
                    <a:stretch>
                      <a:fillRect/>
                    </a:stretch>
                  </pic:blipFill>
                  <pic:spPr bwMode="auto">
                    <a:xfrm>
                      <a:off x="0" y="0"/>
                      <a:ext cx="2370949" cy="1972086"/>
                    </a:xfrm>
                    <a:prstGeom prst="rect">
                      <a:avLst/>
                    </a:prstGeom>
                    <a:noFill/>
                    <a:ln w="9525">
                      <a:noFill/>
                      <a:miter lim="800000"/>
                      <a:headEnd/>
                      <a:tailEnd/>
                    </a:ln>
                  </pic:spPr>
                </pic:pic>
              </a:graphicData>
            </a:graphic>
          </wp:inline>
        </w:drawing>
      </w:r>
    </w:p>
    <w:p w:rsidR="00F45CEE" w:rsidRDefault="00F45CEE" w:rsidP="00774D8A">
      <w:pPr>
        <w:rPr>
          <w:b/>
        </w:rPr>
      </w:pPr>
    </w:p>
    <w:p w:rsidR="00F45CEE" w:rsidRDefault="00F45CEE" w:rsidP="00774D8A">
      <w:pPr>
        <w:rPr>
          <w:b/>
        </w:rPr>
      </w:pPr>
    </w:p>
    <w:p w:rsidR="00F45CEE" w:rsidRDefault="00F45CEE" w:rsidP="00774D8A">
      <w:pPr>
        <w:rPr>
          <w:b/>
        </w:rPr>
      </w:pPr>
    </w:p>
    <w:p w:rsidR="00F45CEE" w:rsidRDefault="00F45CEE" w:rsidP="00774D8A">
      <w:pPr>
        <w:rPr>
          <w:b/>
        </w:rPr>
      </w:pPr>
    </w:p>
    <w:p w:rsidR="00F45CEE" w:rsidRDefault="00F45CEE" w:rsidP="00774D8A">
      <w:pPr>
        <w:rPr>
          <w:b/>
        </w:rPr>
      </w:pPr>
    </w:p>
    <w:p w:rsidR="00F45CEE" w:rsidRDefault="00F45CEE" w:rsidP="00774D8A">
      <w:pPr>
        <w:rPr>
          <w:b/>
        </w:rPr>
      </w:pPr>
    </w:p>
    <w:p w:rsidR="00F45CEE" w:rsidRDefault="00F45CEE" w:rsidP="00774D8A">
      <w:pPr>
        <w:rPr>
          <w:b/>
        </w:rPr>
      </w:pPr>
    </w:p>
    <w:p w:rsidR="00774D8A" w:rsidRPr="003D019C" w:rsidRDefault="00774D8A" w:rsidP="00774D8A">
      <w:pPr>
        <w:rPr>
          <w:b/>
        </w:rPr>
      </w:pPr>
      <w:proofErr w:type="gramStart"/>
      <w:r w:rsidRPr="003D019C">
        <w:rPr>
          <w:b/>
        </w:rPr>
        <w:t xml:space="preserve">The </w:t>
      </w:r>
      <w:proofErr w:type="spellStart"/>
      <w:r w:rsidRPr="003D019C">
        <w:rPr>
          <w:b/>
        </w:rPr>
        <w:t>FPGA</w:t>
      </w:r>
      <w:proofErr w:type="spellEnd"/>
      <w:r w:rsidRPr="003D019C">
        <w:rPr>
          <w:b/>
        </w:rPr>
        <w:t xml:space="preserve"> breakout box.</w:t>
      </w:r>
      <w:proofErr w:type="gramEnd"/>
    </w:p>
    <w:p w:rsidR="00774D8A" w:rsidRDefault="00774D8A"/>
    <w:p w:rsidR="00774D8A" w:rsidRDefault="00774D8A">
      <w:r>
        <w:t xml:space="preserve">The </w:t>
      </w:r>
      <w:proofErr w:type="spellStart"/>
      <w:r>
        <w:t>FPGA</w:t>
      </w:r>
      <w:proofErr w:type="spellEnd"/>
      <w:r>
        <w:t xml:space="preserve"> breakout box is connected to the actual </w:t>
      </w:r>
      <w:proofErr w:type="spellStart"/>
      <w:r>
        <w:t>FPGA</w:t>
      </w:r>
      <w:proofErr w:type="spellEnd"/>
      <w:r>
        <w:t>, which is located inside the PC</w:t>
      </w:r>
      <w:del w:id="31" w:author="Andres  LaRosa" w:date="2014-04-21T16:46:00Z">
        <w:r w:rsidDel="00A17D70">
          <w:delText>,</w:delText>
        </w:r>
      </w:del>
      <w:r>
        <w:t xml:space="preserve"> through a special </w:t>
      </w:r>
      <w:ins w:id="32" w:author="Andres  LaRosa" w:date="2014-04-21T16:46:00Z">
        <w:r w:rsidR="00A17D70">
          <w:t>National Instruments (</w:t>
        </w:r>
      </w:ins>
      <w:r>
        <w:t>NI</w:t>
      </w:r>
      <w:ins w:id="33" w:author="Andres  LaRosa" w:date="2014-04-21T16:47:00Z">
        <w:r w:rsidR="00A17D70">
          <w:t>)</w:t>
        </w:r>
      </w:ins>
      <w:r>
        <w:t xml:space="preserve"> cable. The purpose of this box is to provide easy communication </w:t>
      </w:r>
      <w:del w:id="34" w:author="Andres  LaRosa" w:date="2014-04-21T16:47:00Z">
        <w:r w:rsidDel="00A17D70">
          <w:delText xml:space="preserve">connectors </w:delText>
        </w:r>
      </w:del>
      <w:r>
        <w:t xml:space="preserve">between the </w:t>
      </w:r>
      <w:proofErr w:type="spellStart"/>
      <w:r>
        <w:t>FPGA</w:t>
      </w:r>
      <w:proofErr w:type="spellEnd"/>
      <w:r>
        <w:t xml:space="preserve"> card and the external world. It has analog inputs and outputs (I/O), and some digital </w:t>
      </w:r>
      <w:proofErr w:type="gramStart"/>
      <w:r>
        <w:t>I/O’s</w:t>
      </w:r>
      <w:proofErr w:type="gramEnd"/>
      <w:r>
        <w:t xml:space="preserve"> as well.</w:t>
      </w:r>
    </w:p>
    <w:p w:rsidR="00774D8A" w:rsidRDefault="00774D8A"/>
    <w:p w:rsidR="00774D8A" w:rsidRDefault="00774D8A">
      <w:r>
        <w:t xml:space="preserve">In essence this breakout box is the front panel of the </w:t>
      </w:r>
      <w:proofErr w:type="spellStart"/>
      <w:r>
        <w:t>FPGA</w:t>
      </w:r>
      <w:proofErr w:type="spellEnd"/>
      <w:r>
        <w:t xml:space="preserve"> and the core of the system. All of the </w:t>
      </w:r>
      <w:del w:id="35" w:author="Andres  LaRosa" w:date="2014-04-21T16:48:00Z">
        <w:r w:rsidRPr="00774D8A" w:rsidDel="00A17D70">
          <w:rPr>
            <w:color w:val="FF0000"/>
          </w:rPr>
          <w:delText>measuring</w:delText>
        </w:r>
        <w:r w:rsidDel="00A17D70">
          <w:delText xml:space="preserve"> </w:delText>
        </w:r>
      </w:del>
      <w:ins w:id="36" w:author="Andres  LaRosa" w:date="2014-04-21T16:48:00Z">
        <w:r w:rsidR="00A17D70" w:rsidRPr="00774D8A">
          <w:rPr>
            <w:color w:val="FF0000"/>
          </w:rPr>
          <w:t>measur</w:t>
        </w:r>
        <w:r w:rsidR="00A17D70">
          <w:rPr>
            <w:color w:val="FF0000"/>
          </w:rPr>
          <w:t>e</w:t>
        </w:r>
      </w:ins>
      <w:ins w:id="37" w:author="Andres  LaRosa" w:date="2014-04-21T16:49:00Z">
        <w:r w:rsidR="00A17D70">
          <w:rPr>
            <w:color w:val="FF0000"/>
          </w:rPr>
          <w:t>ments</w:t>
        </w:r>
      </w:ins>
      <w:ins w:id="38" w:author="Andres  LaRosa" w:date="2014-04-21T16:48:00Z">
        <w:r w:rsidR="00A17D70">
          <w:t xml:space="preserve"> </w:t>
        </w:r>
      </w:ins>
      <w:r>
        <w:t xml:space="preserve">and </w:t>
      </w:r>
      <w:r w:rsidRPr="00774D8A">
        <w:rPr>
          <w:color w:val="FF0000"/>
        </w:rPr>
        <w:t>error</w:t>
      </w:r>
      <w:r>
        <w:t xml:space="preserve"> </w:t>
      </w:r>
      <w:r w:rsidRPr="00774D8A">
        <w:rPr>
          <w:color w:val="FF0000"/>
        </w:rPr>
        <w:t>signals</w:t>
      </w:r>
      <w:r>
        <w:t xml:space="preserve"> converge here and all of the command signals (the signals that drive the motion of the </w:t>
      </w:r>
      <w:proofErr w:type="spellStart"/>
      <w:r>
        <w:t>piezostages</w:t>
      </w:r>
      <w:proofErr w:type="spellEnd"/>
      <w:r>
        <w:t xml:space="preserve">) are delivered from </w:t>
      </w:r>
      <w:del w:id="39" w:author="Andres  LaRosa" w:date="2014-04-21T16:49:00Z">
        <w:r w:rsidDel="00A17D70">
          <w:delText>here</w:delText>
        </w:r>
      </w:del>
      <w:ins w:id="40" w:author="Andres  LaRosa" w:date="2014-04-21T16:49:00Z">
        <w:r w:rsidR="00A17D70">
          <w:t>this breakout box</w:t>
        </w:r>
      </w:ins>
      <w:r>
        <w:t xml:space="preserve">. The reason is that the </w:t>
      </w:r>
      <w:proofErr w:type="spellStart"/>
      <w:r>
        <w:t>FPGA</w:t>
      </w:r>
      <w:proofErr w:type="spellEnd"/>
      <w:r>
        <w:t xml:space="preserve"> contains the software that calculates the </w:t>
      </w:r>
      <w:proofErr w:type="spellStart"/>
      <w:r>
        <w:t>PID</w:t>
      </w:r>
      <w:proofErr w:type="spellEnd"/>
      <w:r>
        <w:t xml:space="preserve"> </w:t>
      </w:r>
      <w:proofErr w:type="spellStart"/>
      <w:r>
        <w:t>alghorithm</w:t>
      </w:r>
      <w:proofErr w:type="spellEnd"/>
      <w:r>
        <w:t>, processes the data that forms the images</w:t>
      </w:r>
      <w:del w:id="41" w:author="Andres  LaRosa" w:date="2014-04-21T16:50:00Z">
        <w:r w:rsidDel="00A17D70">
          <w:delText xml:space="preserve">, </w:delText>
        </w:r>
      </w:del>
      <w:ins w:id="42" w:author="Andres  LaRosa" w:date="2014-04-21T16:50:00Z">
        <w:r w:rsidR="00A17D70">
          <w:t xml:space="preserve"> and</w:t>
        </w:r>
        <w:r w:rsidR="00A17D70">
          <w:t xml:space="preserve"> </w:t>
        </w:r>
      </w:ins>
      <w:del w:id="43" w:author="Andres  LaRosa" w:date="2014-04-21T16:50:00Z">
        <w:r w:rsidDel="00A17D70">
          <w:delText>curves</w:delText>
        </w:r>
      </w:del>
      <w:ins w:id="44" w:author="Andres  LaRosa" w:date="2014-04-21T16:50:00Z">
        <w:r w:rsidR="00A17D70">
          <w:t>trac</w:t>
        </w:r>
        <w:r w:rsidR="00A17D70">
          <w:t>es</w:t>
        </w:r>
      </w:ins>
      <w:r>
        <w:t xml:space="preserve">, calculates the signals from the sensors for easy reading, etc. The most time intensive calculations are performed in the actual card, while the Graphic user </w:t>
      </w:r>
      <w:proofErr w:type="spellStart"/>
      <w:r>
        <w:t>interfece</w:t>
      </w:r>
      <w:proofErr w:type="spellEnd"/>
      <w:r>
        <w:t xml:space="preserve"> (GUI) is run on the PC’s processor.</w:t>
      </w:r>
    </w:p>
    <w:p w:rsidR="00774D8A" w:rsidRDefault="00774D8A" w:rsidP="00774D8A">
      <w:pPr>
        <w:jc w:val="center"/>
      </w:pPr>
    </w:p>
    <w:p w:rsidR="00774D8A" w:rsidRDefault="00774D8A"/>
    <w:p w:rsidR="00774D8A" w:rsidRDefault="00774D8A">
      <w:r w:rsidRPr="002E2BC6">
        <w:rPr>
          <w:noProof/>
        </w:rPr>
        <w:drawing>
          <wp:inline distT="0" distB="0" distL="0" distR="0" wp14:anchorId="21D7E21A" wp14:editId="7209C966">
            <wp:extent cx="5943600" cy="3982720"/>
            <wp:effectExtent l="0" t="0" r="0" b="0"/>
            <wp:docPr id="2" name="Picture 2" descr="C:\Users\AppPhys\Pictures\Manual-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Phys\Pictures\Manual-figu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inline>
        </w:drawing>
      </w:r>
    </w:p>
    <w:p w:rsidR="00774D8A" w:rsidRDefault="00774D8A"/>
    <w:p w:rsidR="00774D8A" w:rsidRDefault="00774D8A"/>
    <w:p w:rsidR="00774D8A" w:rsidRDefault="00774D8A"/>
    <w:p w:rsidR="009F5A1D" w:rsidRPr="003D019C" w:rsidRDefault="009F5A1D">
      <w:pPr>
        <w:rPr>
          <w:b/>
        </w:rPr>
      </w:pPr>
      <w:proofErr w:type="gramStart"/>
      <w:r w:rsidRPr="003D019C">
        <w:rPr>
          <w:b/>
        </w:rPr>
        <w:t>The High Resolution Stage.</w:t>
      </w:r>
      <w:proofErr w:type="gramEnd"/>
    </w:p>
    <w:p w:rsidR="009F5A1D" w:rsidDel="007350CD" w:rsidRDefault="009F5A1D">
      <w:pPr>
        <w:rPr>
          <w:del w:id="45" w:author="Andres  LaRosa" w:date="2014-04-21T16:53:00Z"/>
        </w:rPr>
      </w:pPr>
    </w:p>
    <w:p w:rsidR="006868F5" w:rsidRDefault="006868F5">
      <w:r>
        <w:t>The High resolution stage (</w:t>
      </w:r>
      <w:proofErr w:type="spellStart"/>
      <w:r>
        <w:t>HRS</w:t>
      </w:r>
      <w:proofErr w:type="spellEnd"/>
      <w:r>
        <w:t xml:space="preserve">) is the solution that </w:t>
      </w:r>
      <w:del w:id="46" w:author="Andres  LaRosa" w:date="2014-04-21T16:53:00Z">
        <w:r w:rsidDel="007350CD">
          <w:delText xml:space="preserve">was </w:delText>
        </w:r>
      </w:del>
      <w:ins w:id="47" w:author="Andres  LaRosa" w:date="2014-04-21T16:53:00Z">
        <w:r w:rsidR="007350CD">
          <w:t>w</w:t>
        </w:r>
        <w:r w:rsidR="007350CD">
          <w:t>e</w:t>
        </w:r>
        <w:r w:rsidR="007350CD">
          <w:t xml:space="preserve"> </w:t>
        </w:r>
      </w:ins>
      <w:r>
        <w:t xml:space="preserve">found for the </w:t>
      </w:r>
      <w:del w:id="48" w:author="Andres  LaRosa" w:date="2014-04-21T16:54:00Z">
        <w:r w:rsidDel="007350CD">
          <w:delText>problems with</w:delText>
        </w:r>
      </w:del>
      <w:ins w:id="49" w:author="Andres  LaRosa" w:date="2014-04-21T16:54:00Z">
        <w:r w:rsidR="007350CD">
          <w:t xml:space="preserve">shortcoming in </w:t>
        </w:r>
        <w:proofErr w:type="gramStart"/>
        <w:r w:rsidR="007350CD">
          <w:t xml:space="preserve">implementing </w:t>
        </w:r>
      </w:ins>
      <w:r>
        <w:t xml:space="preserve"> </w:t>
      </w:r>
      <w:proofErr w:type="spellStart"/>
      <w:r>
        <w:t>PID</w:t>
      </w:r>
      <w:proofErr w:type="spellEnd"/>
      <w:proofErr w:type="gramEnd"/>
      <w:r>
        <w:t xml:space="preserve"> lock</w:t>
      </w:r>
      <w:ins w:id="50" w:author="Andres  LaRosa" w:date="2014-04-21T16:54:00Z">
        <w:r w:rsidR="007350CD">
          <w:t>-</w:t>
        </w:r>
      </w:ins>
      <w:r>
        <w:t>in</w:t>
      </w:r>
      <w:del w:id="51" w:author="Andres  LaRosa" w:date="2014-04-21T16:54:00Z">
        <w:r w:rsidDel="007350CD">
          <w:delText>g</w:delText>
        </w:r>
      </w:del>
      <w:ins w:id="52" w:author="Andres  LaRosa" w:date="2014-04-21T16:55:00Z">
        <w:r w:rsidR="007350CD">
          <w:t xml:space="preserve">, which consists in </w:t>
        </w:r>
      </w:ins>
      <w:del w:id="53" w:author="Andres  LaRosa" w:date="2014-04-21T16:55:00Z">
        <w:r w:rsidDel="007350CD">
          <w:delText xml:space="preserve">. In summary the system did </w:delText>
        </w:r>
      </w:del>
      <w:r>
        <w:t xml:space="preserve">not </w:t>
      </w:r>
      <w:del w:id="54" w:author="Andres  LaRosa" w:date="2014-04-21T16:55:00Z">
        <w:r w:rsidDel="007350CD">
          <w:delText xml:space="preserve">have </w:delText>
        </w:r>
      </w:del>
      <w:ins w:id="55" w:author="Andres  LaRosa" w:date="2014-04-21T16:55:00Z">
        <w:r w:rsidR="007350CD">
          <w:t>hav</w:t>
        </w:r>
        <w:r w:rsidR="007350CD">
          <w:t>ing</w:t>
        </w:r>
        <w:r w:rsidR="007350CD">
          <w:t xml:space="preserve"> </w:t>
        </w:r>
      </w:ins>
      <w:r>
        <w:t xml:space="preserve">enough precision to guarantee </w:t>
      </w:r>
      <w:del w:id="56" w:author="Andres  LaRosa" w:date="2014-04-21T16:56:00Z">
        <w:r w:rsidDel="007350CD">
          <w:delText xml:space="preserve">changes </w:delText>
        </w:r>
      </w:del>
      <w:ins w:id="57" w:author="Andres  LaRosa" w:date="2014-04-21T16:56:00Z">
        <w:r w:rsidR="007350CD">
          <w:t>position control</w:t>
        </w:r>
        <w:r w:rsidR="007350CD">
          <w:t xml:space="preserve"> </w:t>
        </w:r>
      </w:ins>
      <w:r>
        <w:t xml:space="preserve">in the order of nanometers. The </w:t>
      </w:r>
      <w:del w:id="58" w:author="Andres  LaRosa" w:date="2014-04-21T16:56:00Z">
        <w:r w:rsidDel="007350CD">
          <w:delText>solution was to</w:delText>
        </w:r>
      </w:del>
      <w:ins w:id="59" w:author="Andres  LaRosa" w:date="2014-04-21T16:56:00Z">
        <w:r w:rsidR="007350CD">
          <w:t xml:space="preserve">strategy consisted </w:t>
        </w:r>
        <w:proofErr w:type="gramStart"/>
        <w:r w:rsidR="007350CD">
          <w:t xml:space="preserve">of </w:t>
        </w:r>
      </w:ins>
      <w:r>
        <w:t xml:space="preserve"> </w:t>
      </w:r>
      <w:proofErr w:type="gramEnd"/>
      <w:del w:id="60" w:author="Andres  LaRosa" w:date="2014-04-21T16:56:00Z">
        <w:r w:rsidDel="007350CD">
          <w:delText xml:space="preserve">use </w:delText>
        </w:r>
      </w:del>
      <w:ins w:id="61" w:author="Andres  LaRosa" w:date="2014-04-21T16:56:00Z">
        <w:r w:rsidR="007350CD">
          <w:t>us</w:t>
        </w:r>
        <w:r w:rsidR="007350CD">
          <w:t>ing</w:t>
        </w:r>
        <w:r w:rsidR="007350CD">
          <w:t xml:space="preserve"> </w:t>
        </w:r>
      </w:ins>
      <w:r>
        <w:t xml:space="preserve">two signals: one used as a coarse motion and the other as a fine motion. Both signals where added with the </w:t>
      </w:r>
      <w:proofErr w:type="spellStart"/>
      <w:r>
        <w:t>HRS</w:t>
      </w:r>
      <w:proofErr w:type="spellEnd"/>
      <w:r>
        <w:t xml:space="preserve"> external implementation. The internal implementation implied the modification and an increase in complexity of the PI </w:t>
      </w:r>
      <w:proofErr w:type="spellStart"/>
      <w:r>
        <w:t>alghorithm</w:t>
      </w:r>
      <w:proofErr w:type="spellEnd"/>
      <w:r>
        <w:t>. Th</w:t>
      </w:r>
      <w:del w:id="62" w:author="Andres  LaRosa" w:date="2014-04-21T16:57:00Z">
        <w:r w:rsidDel="007350CD">
          <w:delText xml:space="preserve">is is </w:delText>
        </w:r>
      </w:del>
      <w:ins w:id="63" w:author="Andres  LaRosa" w:date="2014-04-21T16:57:00Z">
        <w:r w:rsidR="007350CD">
          <w:t xml:space="preserve">e result of </w:t>
        </w:r>
      </w:ins>
      <w:r>
        <w:t xml:space="preserve">the internal implementation </w:t>
      </w:r>
      <w:del w:id="64" w:author="Andres  LaRosa" w:date="2014-04-21T16:58:00Z">
        <w:r w:rsidDel="007350CD">
          <w:delText>the result is</w:delText>
        </w:r>
      </w:del>
      <w:ins w:id="65" w:author="Andres  LaRosa" w:date="2014-04-21T16:58:00Z">
        <w:r w:rsidR="007350CD">
          <w:t>is</w:t>
        </w:r>
      </w:ins>
      <w:bookmarkStart w:id="66" w:name="_GoBack"/>
      <w:bookmarkEnd w:id="66"/>
      <w:r>
        <w:t xml:space="preserve"> summarized in Figure 3.</w:t>
      </w:r>
    </w:p>
    <w:p w:rsidR="006868F5" w:rsidRDefault="006868F5">
      <w:r>
        <w:rPr>
          <w:noProof/>
        </w:rPr>
        <w:drawing>
          <wp:inline distT="0" distB="0" distL="0" distR="0" wp14:anchorId="65E2AF8C" wp14:editId="44757EB4">
            <wp:extent cx="5438775" cy="3829050"/>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cstate="print"/>
                    <a:srcRect/>
                    <a:stretch>
                      <a:fillRect/>
                    </a:stretch>
                  </pic:blipFill>
                  <pic:spPr bwMode="auto">
                    <a:xfrm>
                      <a:off x="0" y="0"/>
                      <a:ext cx="5438775" cy="3829050"/>
                    </a:xfrm>
                    <a:prstGeom prst="rect">
                      <a:avLst/>
                    </a:prstGeom>
                    <a:noFill/>
                    <a:ln w="9525">
                      <a:noFill/>
                      <a:miter lim="800000"/>
                      <a:headEnd/>
                      <a:tailEnd/>
                    </a:ln>
                  </pic:spPr>
                </pic:pic>
              </a:graphicData>
            </a:graphic>
          </wp:inline>
        </w:drawing>
      </w:r>
    </w:p>
    <w:p w:rsidR="003B14BE" w:rsidRDefault="003B14BE" w:rsidP="003B14BE">
      <w:pPr>
        <w:jc w:val="center"/>
      </w:pPr>
    </w:p>
    <w:p w:rsidR="003B14BE" w:rsidRDefault="003B14BE"/>
    <w:p w:rsidR="003B14BE" w:rsidRDefault="003B14BE"/>
    <w:p w:rsidR="003B14BE" w:rsidRDefault="003B14BE"/>
    <w:p w:rsidR="003B14BE" w:rsidRDefault="003B14BE"/>
    <w:p w:rsidR="003B14BE" w:rsidRDefault="003B14BE"/>
    <w:p w:rsidR="003B14BE" w:rsidRDefault="003B14BE"/>
    <w:p w:rsidR="003B14BE" w:rsidRDefault="003B14BE"/>
    <w:p w:rsidR="003B14BE" w:rsidRDefault="003B14BE"/>
    <w:p w:rsidR="00DD7D01" w:rsidRPr="003D019C" w:rsidRDefault="00DD7D01">
      <w:pPr>
        <w:rPr>
          <w:b/>
        </w:rPr>
      </w:pPr>
      <w:proofErr w:type="gramStart"/>
      <w:r w:rsidRPr="003D019C">
        <w:rPr>
          <w:b/>
        </w:rPr>
        <w:t xml:space="preserve">The </w:t>
      </w:r>
      <w:proofErr w:type="spellStart"/>
      <w:r w:rsidRPr="003D019C">
        <w:rPr>
          <w:b/>
        </w:rPr>
        <w:t>Preamplfiers</w:t>
      </w:r>
      <w:proofErr w:type="spellEnd"/>
      <w:r w:rsidRPr="003D019C">
        <w:rPr>
          <w:b/>
        </w:rPr>
        <w:t>.</w:t>
      </w:r>
      <w:proofErr w:type="gramEnd"/>
    </w:p>
    <w:p w:rsidR="00DD7D01" w:rsidRDefault="00DD7D01"/>
    <w:p w:rsidR="00DD7D01" w:rsidRDefault="00DD7D01">
      <w:r>
        <w:t>The preamplifiers and filters perform the signal conditioning of the measured signals. What does this mean</w:t>
      </w:r>
      <w:proofErr w:type="gramStart"/>
      <w:r>
        <w:t>?.</w:t>
      </w:r>
      <w:proofErr w:type="gramEnd"/>
      <w:r>
        <w:t xml:space="preserve">  It means that it throws away any component of the signal that does not fall in the frequency range we are working with. This is done by proper analog circuitry. The main components are filters and the type </w:t>
      </w:r>
      <w:proofErr w:type="spellStart"/>
      <w:proofErr w:type="gramStart"/>
      <w:r>
        <w:t>fo</w:t>
      </w:r>
      <w:proofErr w:type="spellEnd"/>
      <w:proofErr w:type="gramEnd"/>
      <w:r>
        <w:t xml:space="preserve"> filters used in this project are active filters. In general active filters are the better choice when it comes to low frequency (lower than 1 GHz) signals. Active filters require les components and have the advantage of having high or low impedance at the input and low impedance at the output, which is useful for many applications. They use operational amplifiers and need a source of power as a consequence. Despite the fact the lock in amplifier has an intrinsic noise rejection </w:t>
      </w:r>
      <w:proofErr w:type="spellStart"/>
      <w:r>
        <w:t>arquitechture</w:t>
      </w:r>
      <w:proofErr w:type="spellEnd"/>
      <w:r>
        <w:t xml:space="preserve">, wide band noise is still important and the main application occurs when we work with the </w:t>
      </w:r>
      <w:proofErr w:type="spellStart"/>
      <w:r>
        <w:t>FPGA</w:t>
      </w:r>
      <w:proofErr w:type="spellEnd"/>
      <w:r>
        <w:t xml:space="preserve"> input and outputs.</w:t>
      </w:r>
    </w:p>
    <w:p w:rsidR="00DD7D01" w:rsidRDefault="00DD7D01">
      <w:r>
        <w:t xml:space="preserve">The main reason comes from the signal conditioning at the </w:t>
      </w:r>
      <w:proofErr w:type="spellStart"/>
      <w:r>
        <w:t>FPGA</w:t>
      </w:r>
      <w:proofErr w:type="spellEnd"/>
      <w:r>
        <w:t xml:space="preserve"> breakout box.</w:t>
      </w:r>
      <w:r w:rsidR="008A6C14">
        <w:t xml:space="preserve"> The breakout box provides some shielding from noise sources, but does not filter or treats the signal in any other way. If the signals are to be sent to the </w:t>
      </w:r>
      <w:proofErr w:type="spellStart"/>
      <w:r w:rsidR="008A6C14">
        <w:t>FPGA</w:t>
      </w:r>
      <w:proofErr w:type="spellEnd"/>
      <w:r w:rsidR="008A6C14">
        <w:t xml:space="preserve">, signal conditioning needs to be done. As a first approach (an easy implementation if the </w:t>
      </w:r>
      <w:proofErr w:type="spellStart"/>
      <w:r w:rsidR="008A6C14">
        <w:t>FPGA</w:t>
      </w:r>
      <w:proofErr w:type="spellEnd"/>
      <w:r w:rsidR="008A6C14">
        <w:t xml:space="preserve"> has enough resources) a digital filter can be implemented for inputs. The same solution cannot be </w:t>
      </w:r>
      <w:r w:rsidR="00D7118A">
        <w:t>applied to outputs</w:t>
      </w:r>
      <w:r w:rsidR="008A6C14">
        <w:t xml:space="preserve"> </w:t>
      </w:r>
      <w:r w:rsidR="00D7118A">
        <w:t xml:space="preserve">though, </w:t>
      </w:r>
      <w:r w:rsidR="008A6C14">
        <w:t xml:space="preserve">since the noise is introduced outside of the </w:t>
      </w:r>
      <w:proofErr w:type="spellStart"/>
      <w:r w:rsidR="008A6C14">
        <w:t>FPGA</w:t>
      </w:r>
      <w:proofErr w:type="spellEnd"/>
      <w:r w:rsidR="008A6C14">
        <w:t>. Most importantly</w:t>
      </w:r>
      <w:r w:rsidR="00D7118A">
        <w:t>,</w:t>
      </w:r>
      <w:r w:rsidR="008A6C14">
        <w:t xml:space="preserve"> the signals that control the </w:t>
      </w:r>
      <w:proofErr w:type="spellStart"/>
      <w:r w:rsidR="008A6C14">
        <w:t>Piezo</w:t>
      </w:r>
      <w:proofErr w:type="spellEnd"/>
      <w:r w:rsidR="008A6C14">
        <w:t xml:space="preserve"> stages need to be as clean as possible. A quick calculation portrays the signal level needed for a precise control in the </w:t>
      </w:r>
      <w:proofErr w:type="spellStart"/>
      <w:r w:rsidR="008A6C14">
        <w:t>subnanometer</w:t>
      </w:r>
      <w:proofErr w:type="spellEnd"/>
      <w:r w:rsidR="008A6C14">
        <w:t xml:space="preserve"> regime.</w:t>
      </w:r>
    </w:p>
    <w:p w:rsidR="00D7118A" w:rsidRDefault="00D7118A">
      <w:r>
        <w:t>The active filter diagram used for our filters is shown below.</w:t>
      </w:r>
    </w:p>
    <w:p w:rsidR="00F45CEE" w:rsidRDefault="00F45CEE"/>
    <w:p w:rsidR="00F45CEE" w:rsidRDefault="00F45CEE"/>
    <w:p w:rsidR="00F45CEE" w:rsidRDefault="00F45CEE"/>
    <w:p w:rsidR="00F45CEE" w:rsidRDefault="00F45CEE">
      <w:r w:rsidRPr="00F45CEE">
        <w:rPr>
          <w:noProof/>
        </w:rPr>
        <w:lastRenderedPageBreak/>
        <w:drawing>
          <wp:inline distT="0" distB="0" distL="0" distR="0" wp14:anchorId="3A0C440F" wp14:editId="039BC580">
            <wp:extent cx="5943600" cy="2447290"/>
            <wp:effectExtent l="0" t="0" r="0" b="0"/>
            <wp:docPr id="17" name="Picture 17" descr="C:\Users\AppPhys\Pictures\Manual-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Phys\Pictures\Manual-figur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rsidR="00F45CEE" w:rsidRDefault="00F45CEE"/>
    <w:p w:rsidR="00D7118A" w:rsidRDefault="0015712D">
      <w:r>
        <w:t xml:space="preserve">The design of the filters can take from a few days to several weeks. The main </w:t>
      </w:r>
      <w:proofErr w:type="gramStart"/>
      <w:r>
        <w:t>problem consist</w:t>
      </w:r>
      <w:proofErr w:type="gramEnd"/>
      <w:r>
        <w:t xml:space="preserve"> in knowing the particular environment, connections that you are going to be facing. </w:t>
      </w:r>
      <w:proofErr w:type="spellStart"/>
      <w:proofErr w:type="gramStart"/>
      <w:r>
        <w:t>Specially</w:t>
      </w:r>
      <w:proofErr w:type="spellEnd"/>
      <w:proofErr w:type="gramEnd"/>
      <w:r>
        <w:t xml:space="preserve"> if you are not trained in Electronic Engineering. However, every good scientist should be able to at least implement a basic design to meet the needs of a particular project. Depending on the budget (you can always buy a commercial low noise amplifier) a decent device in terms of noise and amplification can be obtained.</w:t>
      </w:r>
    </w:p>
    <w:p w:rsidR="00895F8F" w:rsidRDefault="00895F8F"/>
    <w:p w:rsidR="00895F8F" w:rsidRDefault="00895F8F"/>
    <w:p w:rsidR="00C6591D" w:rsidRDefault="00C6591D"/>
    <w:p w:rsidR="00C6591D" w:rsidRDefault="0023799B" w:rsidP="0023799B">
      <w:pPr>
        <w:jc w:val="center"/>
      </w:pPr>
      <w:r w:rsidRPr="0023799B">
        <w:rPr>
          <w:noProof/>
        </w:rPr>
        <w:drawing>
          <wp:inline distT="0" distB="0" distL="0" distR="0">
            <wp:extent cx="4600575" cy="2333625"/>
            <wp:effectExtent l="0" t="0" r="0" b="9525"/>
            <wp:docPr id="18" name="Picture 18" descr="C:\Users\AppPhys\Pictures\Manual-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Phys\Pictures\Manual-figur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2333625"/>
                    </a:xfrm>
                    <a:prstGeom prst="rect">
                      <a:avLst/>
                    </a:prstGeom>
                    <a:noFill/>
                    <a:ln>
                      <a:noFill/>
                    </a:ln>
                  </pic:spPr>
                </pic:pic>
              </a:graphicData>
            </a:graphic>
          </wp:inline>
        </w:drawing>
      </w:r>
    </w:p>
    <w:p w:rsidR="00C6591D" w:rsidRDefault="00C6591D"/>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F45CEE" w:rsidRDefault="00F45CEE"/>
    <w:p w:rsidR="00C6591D" w:rsidRDefault="00C6591D"/>
    <w:p w:rsidR="00C6591D" w:rsidRDefault="00F45CEE">
      <w:pPr>
        <w:rPr>
          <w:b/>
        </w:rPr>
      </w:pPr>
      <w:r>
        <w:rPr>
          <w:b/>
        </w:rPr>
        <w:t>PART 2</w:t>
      </w:r>
    </w:p>
    <w:p w:rsidR="00F45CEE" w:rsidRDefault="00F45CEE">
      <w:pPr>
        <w:rPr>
          <w:b/>
        </w:rPr>
      </w:pPr>
    </w:p>
    <w:p w:rsidR="00F45CEE" w:rsidRDefault="00F45CEE">
      <w:pPr>
        <w:rPr>
          <w:b/>
        </w:rPr>
      </w:pPr>
    </w:p>
    <w:p w:rsidR="005767E1" w:rsidRDefault="005767E1" w:rsidP="005767E1">
      <w:pPr>
        <w:rPr>
          <w:sz w:val="28"/>
          <w:szCs w:val="28"/>
        </w:rPr>
      </w:pPr>
      <w:r>
        <w:rPr>
          <w:sz w:val="28"/>
          <w:szCs w:val="28"/>
        </w:rPr>
        <w:t xml:space="preserve">INTERCONNECTING THE </w:t>
      </w:r>
      <w:proofErr w:type="spellStart"/>
      <w:r>
        <w:rPr>
          <w:sz w:val="28"/>
          <w:szCs w:val="28"/>
        </w:rPr>
        <w:t>SPM</w:t>
      </w:r>
      <w:proofErr w:type="spellEnd"/>
      <w:r>
        <w:rPr>
          <w:sz w:val="28"/>
          <w:szCs w:val="28"/>
        </w:rPr>
        <w:t xml:space="preserve"> SYSTEM</w:t>
      </w:r>
    </w:p>
    <w:p w:rsidR="00F45CEE" w:rsidRDefault="00F45CEE">
      <w:pPr>
        <w:rPr>
          <w:b/>
        </w:rPr>
      </w:pPr>
    </w:p>
    <w:p w:rsidR="00F45CEE" w:rsidRDefault="00F45CEE">
      <w:pPr>
        <w:rPr>
          <w:b/>
        </w:rPr>
      </w:pPr>
      <w:r>
        <w:rPr>
          <w:b/>
        </w:rPr>
        <w:t>HOW IT ALL COMES TOGETHER.</w:t>
      </w: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F45CEE" w:rsidRDefault="00F45CEE">
      <w:pPr>
        <w:rPr>
          <w:b/>
        </w:rPr>
      </w:pPr>
    </w:p>
    <w:p w:rsidR="00834D4F" w:rsidRPr="003D019C" w:rsidRDefault="00834D4F">
      <w:pPr>
        <w:rPr>
          <w:b/>
        </w:rPr>
      </w:pPr>
      <w:r w:rsidRPr="003D019C">
        <w:rPr>
          <w:b/>
        </w:rPr>
        <w:t xml:space="preserve">The Diagram of the </w:t>
      </w:r>
      <w:proofErr w:type="spellStart"/>
      <w:r w:rsidRPr="003D019C">
        <w:rPr>
          <w:b/>
        </w:rPr>
        <w:t>SPM</w:t>
      </w:r>
      <w:proofErr w:type="spellEnd"/>
    </w:p>
    <w:p w:rsidR="00834D4F" w:rsidRDefault="00834D4F"/>
    <w:p w:rsidR="00C6591D" w:rsidRDefault="00C6591D">
      <w:r>
        <w:t xml:space="preserve">First let us look at what is </w:t>
      </w:r>
      <w:r w:rsidR="00EC5DAE">
        <w:t xml:space="preserve">a block </w:t>
      </w:r>
      <w:r>
        <w:t>diagram</w:t>
      </w:r>
      <w:r w:rsidR="00EC5DAE">
        <w:t xml:space="preserve"> for control systems looks like</w:t>
      </w:r>
      <w:r>
        <w:t xml:space="preserve">. A </w:t>
      </w:r>
      <w:r w:rsidR="00EC5DAE">
        <w:t xml:space="preserve">block </w:t>
      </w:r>
      <w:r>
        <w:t xml:space="preserve">diagram shows all the parts of </w:t>
      </w:r>
      <w:proofErr w:type="gramStart"/>
      <w:r w:rsidR="00EC5DAE">
        <w:t>an equipment</w:t>
      </w:r>
      <w:proofErr w:type="gramEnd"/>
      <w:r w:rsidR="00EC5DAE">
        <w:t>. Certain diagrams also show the direction of the ‘flow’ meaning the order in which every part of the diagram contributes to the whole.</w:t>
      </w:r>
    </w:p>
    <w:p w:rsidR="00EC5DAE" w:rsidRDefault="00EC5DAE">
      <w:r>
        <w:t>A simple block diagram looks like this:</w:t>
      </w:r>
    </w:p>
    <w:p w:rsidR="00EC5DAE" w:rsidRDefault="00EC5DAE"/>
    <w:p w:rsidR="00EC5DAE" w:rsidRDefault="00EC5DAE" w:rsidP="003B2D66">
      <w:pPr>
        <w:jc w:val="center"/>
      </w:pPr>
      <w:r w:rsidRPr="00EC5DAE">
        <w:rPr>
          <w:noProof/>
        </w:rPr>
        <w:drawing>
          <wp:inline distT="0" distB="0" distL="0" distR="0" wp14:anchorId="15E910FE" wp14:editId="293D983F">
            <wp:extent cx="4709041" cy="714375"/>
            <wp:effectExtent l="0" t="0" r="0" b="0"/>
            <wp:docPr id="13" name="Picture 13" descr="C:\Users\AppPhys\Pictures\Manual-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Phys\Pictures\Manual-figur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546" cy="743579"/>
                    </a:xfrm>
                    <a:prstGeom prst="rect">
                      <a:avLst/>
                    </a:prstGeom>
                    <a:noFill/>
                    <a:ln>
                      <a:noFill/>
                    </a:ln>
                  </pic:spPr>
                </pic:pic>
              </a:graphicData>
            </a:graphic>
          </wp:inline>
        </w:drawing>
      </w:r>
    </w:p>
    <w:p w:rsidR="00EC5DAE" w:rsidRDefault="00EC5DAE"/>
    <w:p w:rsidR="00EC5DAE" w:rsidRDefault="00EC5DAE">
      <w:r>
        <w:t>This is an open loop block diagram because the output is not connected to the input in any way. A closed loop block diagram looks like this.</w:t>
      </w:r>
    </w:p>
    <w:p w:rsidR="00EC5DAE" w:rsidRDefault="00EC5DAE"/>
    <w:p w:rsidR="00EC5DAE" w:rsidRDefault="00EC5DAE">
      <w:r w:rsidRPr="00EC5DAE">
        <w:rPr>
          <w:noProof/>
        </w:rPr>
        <w:drawing>
          <wp:inline distT="0" distB="0" distL="0" distR="0" wp14:anchorId="3B0676AA" wp14:editId="02032011">
            <wp:extent cx="5943600" cy="1538432"/>
            <wp:effectExtent l="0" t="0" r="0" b="5080"/>
            <wp:docPr id="14" name="Picture 14" descr="C:\Users\AppPhys\Pictures\Manual-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Phys\Pictures\Manual-figur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38432"/>
                    </a:xfrm>
                    <a:prstGeom prst="rect">
                      <a:avLst/>
                    </a:prstGeom>
                    <a:noFill/>
                    <a:ln>
                      <a:noFill/>
                    </a:ln>
                  </pic:spPr>
                </pic:pic>
              </a:graphicData>
            </a:graphic>
          </wp:inline>
        </w:drawing>
      </w:r>
    </w:p>
    <w:p w:rsidR="00EC5DAE" w:rsidRDefault="00EC5DAE"/>
    <w:p w:rsidR="00EC5DAE" w:rsidRDefault="003B2D66">
      <w:r>
        <w:t xml:space="preserve">And the main difference is that the </w:t>
      </w:r>
      <w:proofErr w:type="spellStart"/>
      <w:r>
        <w:t>ouput</w:t>
      </w:r>
      <w:proofErr w:type="spellEnd"/>
      <w:r>
        <w:t xml:space="preserve"> signal is used to modify the input signal that goes into the ‘process’ block.</w:t>
      </w:r>
    </w:p>
    <w:p w:rsidR="005D2613" w:rsidRDefault="003B2D66">
      <w:r>
        <w:t xml:space="preserve">An </w:t>
      </w:r>
      <w:proofErr w:type="spellStart"/>
      <w:r>
        <w:t>SPM</w:t>
      </w:r>
      <w:proofErr w:type="spellEnd"/>
      <w:r>
        <w:t xml:space="preserve"> system is a more complicated closed loop, but the main characteristic are the </w:t>
      </w:r>
      <w:proofErr w:type="gramStart"/>
      <w:r>
        <w:t>same.</w:t>
      </w:r>
      <w:proofErr w:type="gramEnd"/>
      <w:r>
        <w:t xml:space="preserve"> </w:t>
      </w:r>
      <w:r w:rsidR="005D2613">
        <w:t xml:space="preserve"> A part of the block is used to demodulate the signal measured from the </w:t>
      </w:r>
      <w:proofErr w:type="spellStart"/>
      <w:r w:rsidR="005D2613">
        <w:t>QTF</w:t>
      </w:r>
      <w:proofErr w:type="spellEnd"/>
      <w:r w:rsidR="005D2613">
        <w:t>.</w:t>
      </w:r>
      <w:r w:rsidR="00BE0A8E">
        <w:t xml:space="preserve"> We call it here the Signal Conditioning and Demodulation module (</w:t>
      </w:r>
      <w:proofErr w:type="spellStart"/>
      <w:r w:rsidR="00BE0A8E">
        <w:t>SC&amp;DM</w:t>
      </w:r>
      <w:proofErr w:type="spellEnd"/>
      <w:r w:rsidR="00BE0A8E">
        <w:t>).</w:t>
      </w:r>
      <w:r w:rsidR="005D2613">
        <w:t xml:space="preserve"> </w:t>
      </w:r>
      <w:proofErr w:type="gramStart"/>
      <w:r w:rsidR="005D2613">
        <w:t>Its output are</w:t>
      </w:r>
      <w:proofErr w:type="gramEnd"/>
      <w:r w:rsidR="005D2613">
        <w:t xml:space="preserve"> the main parameters of the signal, namely Phase, Frequency and Amplitude. </w:t>
      </w:r>
    </w:p>
    <w:p w:rsidR="00EC5DAE" w:rsidRDefault="00EC5DAE"/>
    <w:p w:rsidR="00EC5DAE" w:rsidRDefault="005D2613" w:rsidP="005D2613">
      <w:pPr>
        <w:jc w:val="center"/>
      </w:pPr>
      <w:r w:rsidRPr="005D2613">
        <w:rPr>
          <w:noProof/>
        </w:rPr>
        <w:drawing>
          <wp:inline distT="0" distB="0" distL="0" distR="0">
            <wp:extent cx="3381375" cy="1266825"/>
            <wp:effectExtent l="0" t="0" r="0" b="9525"/>
            <wp:docPr id="32" name="Picture 32" descr="C:\Users\AppPhys\Pictures\Manual-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pPhys\Pictures\Manual-Diagram-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266825"/>
                    </a:xfrm>
                    <a:prstGeom prst="rect">
                      <a:avLst/>
                    </a:prstGeom>
                    <a:noFill/>
                    <a:ln>
                      <a:noFill/>
                    </a:ln>
                  </pic:spPr>
                </pic:pic>
              </a:graphicData>
            </a:graphic>
          </wp:inline>
        </w:drawing>
      </w:r>
    </w:p>
    <w:p w:rsidR="005D2613" w:rsidRDefault="005D2613" w:rsidP="005D2613">
      <w:pPr>
        <w:jc w:val="center"/>
      </w:pPr>
    </w:p>
    <w:p w:rsidR="005D2613" w:rsidRDefault="005D2613" w:rsidP="005D2613">
      <w:r>
        <w:t>Another p</w:t>
      </w:r>
      <w:r w:rsidR="00BE0A8E">
        <w:t xml:space="preserve">art is the signal generator. It receives the demodulated information from the </w:t>
      </w:r>
      <w:proofErr w:type="spellStart"/>
      <w:r w:rsidR="00BE0A8E">
        <w:t>SC&amp;DM</w:t>
      </w:r>
      <w:proofErr w:type="spellEnd"/>
      <w:r w:rsidR="00BE0A8E">
        <w:t xml:space="preserve"> module and generates the signal that is used for excitation and also for synchronization.</w:t>
      </w:r>
    </w:p>
    <w:p w:rsidR="00EC5DAE" w:rsidRDefault="005D2613" w:rsidP="00BE0A8E">
      <w:pPr>
        <w:jc w:val="center"/>
      </w:pPr>
      <w:r w:rsidRPr="005D2613">
        <w:rPr>
          <w:noProof/>
        </w:rPr>
        <w:drawing>
          <wp:inline distT="0" distB="0" distL="0" distR="0">
            <wp:extent cx="2533650" cy="1838325"/>
            <wp:effectExtent l="0" t="0" r="0" b="0"/>
            <wp:docPr id="33" name="Picture 33" descr="C:\Users\AppPhys\Pictures\Manual-Diagra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pPhys\Pictures\Manual-Diagram-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1838325"/>
                    </a:xfrm>
                    <a:prstGeom prst="rect">
                      <a:avLst/>
                    </a:prstGeom>
                    <a:noFill/>
                    <a:ln>
                      <a:noFill/>
                    </a:ln>
                  </pic:spPr>
                </pic:pic>
              </a:graphicData>
            </a:graphic>
          </wp:inline>
        </w:drawing>
      </w:r>
    </w:p>
    <w:p w:rsidR="005D2613" w:rsidRDefault="005D2613"/>
    <w:p w:rsidR="00BE0A8E" w:rsidRDefault="00BE0A8E">
      <w:r>
        <w:t xml:space="preserve">Finally, the </w:t>
      </w:r>
      <w:proofErr w:type="spellStart"/>
      <w:r>
        <w:t>PID</w:t>
      </w:r>
      <w:proofErr w:type="spellEnd"/>
      <w:r>
        <w:t xml:space="preserve"> module that process the signal and tries to maintain </w:t>
      </w:r>
      <w:proofErr w:type="gramStart"/>
      <w:r>
        <w:t>the a</w:t>
      </w:r>
      <w:proofErr w:type="gramEnd"/>
      <w:r>
        <w:t xml:space="preserve"> Control </w:t>
      </w:r>
      <w:proofErr w:type="spellStart"/>
      <w:r>
        <w:t>Paremeter</w:t>
      </w:r>
      <w:proofErr w:type="spellEnd"/>
      <w:r>
        <w:t xml:space="preserve"> signal close to a pre-determined value (not shown). Its output is the part of the loop that controls the tip sample distance by sending a signal to the piezoelectric system. The output is called the Control Signal.</w:t>
      </w:r>
    </w:p>
    <w:p w:rsidR="005D2613" w:rsidRDefault="005D2613" w:rsidP="00BE0A8E">
      <w:pPr>
        <w:jc w:val="center"/>
      </w:pPr>
      <w:r w:rsidRPr="005D2613">
        <w:rPr>
          <w:noProof/>
        </w:rPr>
        <w:lastRenderedPageBreak/>
        <w:drawing>
          <wp:inline distT="0" distB="0" distL="0" distR="0">
            <wp:extent cx="2543175" cy="2171700"/>
            <wp:effectExtent l="0" t="0" r="0" b="0"/>
            <wp:docPr id="34" name="Picture 34" descr="C:\Users\AppPhys\Pictures\Manual-Diagra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pPhys\Pictures\Manual-Diagram-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2171700"/>
                    </a:xfrm>
                    <a:prstGeom prst="rect">
                      <a:avLst/>
                    </a:prstGeom>
                    <a:noFill/>
                    <a:ln>
                      <a:noFill/>
                    </a:ln>
                  </pic:spPr>
                </pic:pic>
              </a:graphicData>
            </a:graphic>
          </wp:inline>
        </w:drawing>
      </w:r>
    </w:p>
    <w:p w:rsidR="00EC5DAE" w:rsidRDefault="00EC5DAE"/>
    <w:p w:rsidR="00EC5DAE" w:rsidRDefault="00BE0A8E">
      <w:r>
        <w:t xml:space="preserve">The whole diagram is shown in figure (). It also has the User interface and the Data acquisition parts. The thick lines show the path that encompasses the feedback loop of the </w:t>
      </w:r>
      <w:proofErr w:type="spellStart"/>
      <w:r>
        <w:t>SPM</w:t>
      </w:r>
      <w:proofErr w:type="spellEnd"/>
      <w:r>
        <w:t xml:space="preserve"> control.</w:t>
      </w:r>
    </w:p>
    <w:p w:rsidR="00EC5DAE" w:rsidRDefault="00EC5DAE"/>
    <w:p w:rsidR="00C6591D" w:rsidRDefault="005D2613" w:rsidP="00C6591D">
      <w:pPr>
        <w:jc w:val="center"/>
      </w:pPr>
      <w:r w:rsidRPr="005D2613">
        <w:rPr>
          <w:noProof/>
        </w:rPr>
        <w:drawing>
          <wp:inline distT="0" distB="0" distL="0" distR="0">
            <wp:extent cx="4619625" cy="4476750"/>
            <wp:effectExtent l="0" t="0" r="0" b="0"/>
            <wp:docPr id="30" name="Picture 30" descr="C:\Users\AppPhys\Pictures\Manual-Diagra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Phys\Pictures\Manual-Diagram-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4476750"/>
                    </a:xfrm>
                    <a:prstGeom prst="rect">
                      <a:avLst/>
                    </a:prstGeom>
                    <a:noFill/>
                    <a:ln>
                      <a:noFill/>
                    </a:ln>
                  </pic:spPr>
                </pic:pic>
              </a:graphicData>
            </a:graphic>
          </wp:inline>
        </w:drawing>
      </w:r>
    </w:p>
    <w:p w:rsidR="00C6591D" w:rsidRDefault="00C6591D"/>
    <w:p w:rsidR="00C6591D" w:rsidRDefault="00C6591D"/>
    <w:p w:rsidR="0088324D" w:rsidRDefault="00BE0A8E">
      <w:r>
        <w:t>The frequency mod</w:t>
      </w:r>
      <w:r w:rsidR="0088324D">
        <w:t xml:space="preserve">ulation, as we will see, is a modification of the system described above with the purpose of increase the control over the parameters of the probe’s motion. In the AM scheme the amplitude is passively measured to feed the feedback system. In contrast the FM scheme seeks to control the oscillation of the probe itself by adding </w:t>
      </w:r>
      <w:proofErr w:type="spellStart"/>
      <w:r w:rsidR="0088324D">
        <w:t>PID</w:t>
      </w:r>
      <w:proofErr w:type="spellEnd"/>
      <w:r w:rsidR="0088324D">
        <w:t xml:space="preserve"> loops to the excitation </w:t>
      </w:r>
      <w:proofErr w:type="gramStart"/>
      <w:r w:rsidR="0088324D">
        <w:t>loop, that</w:t>
      </w:r>
      <w:proofErr w:type="gramEnd"/>
      <w:r w:rsidR="0088324D">
        <w:t xml:space="preserve"> has remained open in the AM diagram.</w:t>
      </w:r>
    </w:p>
    <w:p w:rsidR="00C6591D" w:rsidRDefault="0088324D">
      <w:r>
        <w:t xml:space="preserve"> </w:t>
      </w:r>
    </w:p>
    <w:p w:rsidR="00C6591D" w:rsidRDefault="003957A4">
      <w:r>
        <w:t xml:space="preserve">By adding a </w:t>
      </w:r>
      <w:proofErr w:type="spellStart"/>
      <w:r>
        <w:t>PID</w:t>
      </w:r>
      <w:proofErr w:type="spellEnd"/>
      <w:r>
        <w:t xml:space="preserve"> block in between the </w:t>
      </w:r>
      <w:proofErr w:type="spellStart"/>
      <w:r>
        <w:t>SC&amp;DM</w:t>
      </w:r>
      <w:proofErr w:type="spellEnd"/>
      <w:r>
        <w:t xml:space="preserve"> block the closed loop for the </w:t>
      </w:r>
      <w:proofErr w:type="spellStart"/>
      <w:r>
        <w:t>QTF</w:t>
      </w:r>
      <w:proofErr w:type="spellEnd"/>
      <w:r>
        <w:t xml:space="preserve"> excitation is implemented. Figure () shows in dashed lines the path that corresponds to the excitation closed loop.</w:t>
      </w:r>
    </w:p>
    <w:p w:rsidR="00C6591D" w:rsidRDefault="003957A4" w:rsidP="003957A4">
      <w:pPr>
        <w:jc w:val="center"/>
      </w:pPr>
      <w:r w:rsidRPr="003957A4">
        <w:rPr>
          <w:noProof/>
        </w:rPr>
        <w:drawing>
          <wp:inline distT="0" distB="0" distL="0" distR="0">
            <wp:extent cx="4629150" cy="4486275"/>
            <wp:effectExtent l="0" t="0" r="0" b="0"/>
            <wp:docPr id="35" name="Picture 35" descr="C:\Users\AppPhys\Pictures\Manual-Diagra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pPhys\Pictures\Manual-Diagram-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4486275"/>
                    </a:xfrm>
                    <a:prstGeom prst="rect">
                      <a:avLst/>
                    </a:prstGeom>
                    <a:noFill/>
                    <a:ln>
                      <a:noFill/>
                    </a:ln>
                  </pic:spPr>
                </pic:pic>
              </a:graphicData>
            </a:graphic>
          </wp:inline>
        </w:drawing>
      </w:r>
    </w:p>
    <w:p w:rsidR="00C6591D" w:rsidRDefault="00C6591D"/>
    <w:p w:rsidR="00C6591D" w:rsidRDefault="00C6591D"/>
    <w:p w:rsidR="00C6591D" w:rsidRDefault="00C6591D"/>
    <w:p w:rsidR="00C6591D" w:rsidRDefault="00C6591D"/>
    <w:p w:rsidR="00C6591D" w:rsidRDefault="00C6591D"/>
    <w:p w:rsidR="00C6591D" w:rsidRDefault="00C6591D"/>
    <w:p w:rsidR="00C6591D" w:rsidRDefault="00C6591D"/>
    <w:p w:rsidR="00C412FC" w:rsidRDefault="00C412FC"/>
    <w:p w:rsidR="00C412FC" w:rsidRDefault="00C412FC"/>
    <w:p w:rsidR="00C412FC" w:rsidRDefault="00C412FC"/>
    <w:p w:rsidR="00C412FC" w:rsidRDefault="00C412FC"/>
    <w:p w:rsidR="00C412FC" w:rsidRDefault="00C412FC"/>
    <w:p w:rsidR="00C412FC" w:rsidRDefault="00C412FC"/>
    <w:p w:rsidR="00C6591D" w:rsidRDefault="005767E1">
      <w:r>
        <w:t>PART 3</w:t>
      </w:r>
    </w:p>
    <w:p w:rsidR="005767E1" w:rsidRDefault="005767E1">
      <w:pPr>
        <w:rPr>
          <w:sz w:val="28"/>
          <w:szCs w:val="28"/>
        </w:rPr>
      </w:pPr>
    </w:p>
    <w:p w:rsidR="005767E1" w:rsidRDefault="005767E1">
      <w:pPr>
        <w:rPr>
          <w:sz w:val="28"/>
          <w:szCs w:val="28"/>
        </w:rPr>
      </w:pPr>
      <w:r>
        <w:rPr>
          <w:sz w:val="28"/>
          <w:szCs w:val="28"/>
        </w:rPr>
        <w:t xml:space="preserve">HOW TO CONTROL THE </w:t>
      </w:r>
      <w:proofErr w:type="spellStart"/>
      <w:r>
        <w:rPr>
          <w:sz w:val="28"/>
          <w:szCs w:val="28"/>
        </w:rPr>
        <w:t>SPM</w:t>
      </w:r>
      <w:proofErr w:type="spellEnd"/>
      <w:r>
        <w:rPr>
          <w:sz w:val="28"/>
          <w:szCs w:val="28"/>
        </w:rPr>
        <w:t xml:space="preserve"> SYSTEM</w:t>
      </w:r>
    </w:p>
    <w:p w:rsidR="005767E1" w:rsidRDefault="005767E1">
      <w:pPr>
        <w:rPr>
          <w:sz w:val="28"/>
          <w:szCs w:val="28"/>
        </w:rPr>
      </w:pPr>
    </w:p>
    <w:p w:rsidR="005767E1" w:rsidRDefault="005767E1">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Default="00CC075E">
      <w:pPr>
        <w:rPr>
          <w:sz w:val="28"/>
          <w:szCs w:val="28"/>
        </w:rPr>
      </w:pPr>
    </w:p>
    <w:p w:rsidR="00CC075E" w:rsidRPr="00CC075E" w:rsidRDefault="00CC075E">
      <w:r>
        <w:t xml:space="preserve">The Scanning and Imaging software has </w:t>
      </w:r>
      <w:proofErr w:type="spellStart"/>
      <w:r>
        <w:t>ben</w:t>
      </w:r>
      <w:proofErr w:type="spellEnd"/>
      <w:r>
        <w:t xml:space="preserve"> developed in </w:t>
      </w:r>
      <w:proofErr w:type="spellStart"/>
      <w:r>
        <w:t>Labview</w:t>
      </w:r>
      <w:proofErr w:type="spellEnd"/>
      <w:r>
        <w:t xml:space="preserve">. It communicates with the </w:t>
      </w:r>
      <w:proofErr w:type="spellStart"/>
      <w:r>
        <w:t>FPGA</w:t>
      </w:r>
      <w:proofErr w:type="spellEnd"/>
      <w:r>
        <w:t xml:space="preserve"> by sending the scanning parameters and receiving the data from the interactions. </w:t>
      </w:r>
      <w:proofErr w:type="gramStart"/>
      <w:r>
        <w:t xml:space="preserve">However only the data acquisition uses the DMA feature, to ensure that there is no interruption in the </w:t>
      </w:r>
      <w:proofErr w:type="spellStart"/>
      <w:r>
        <w:t>FPGA</w:t>
      </w:r>
      <w:proofErr w:type="spellEnd"/>
      <w:r>
        <w:t xml:space="preserve"> </w:t>
      </w:r>
      <w:proofErr w:type="spellStart"/>
      <w:r>
        <w:t>alghorithm</w:t>
      </w:r>
      <w:proofErr w:type="spellEnd"/>
      <w:r>
        <w:t>.</w:t>
      </w:r>
      <w:proofErr w:type="gramEnd"/>
    </w:p>
    <w:p w:rsidR="00CC075E" w:rsidRDefault="00CC075E">
      <w:pPr>
        <w:rPr>
          <w:sz w:val="28"/>
          <w:szCs w:val="28"/>
        </w:rPr>
      </w:pPr>
    </w:p>
    <w:p w:rsidR="005767E1" w:rsidRDefault="005767E1">
      <w:pPr>
        <w:rPr>
          <w:sz w:val="28"/>
          <w:szCs w:val="28"/>
        </w:rPr>
      </w:pPr>
      <w:r w:rsidRPr="005767E1">
        <w:rPr>
          <w:noProof/>
          <w:sz w:val="28"/>
          <w:szCs w:val="28"/>
        </w:rPr>
        <w:drawing>
          <wp:inline distT="0" distB="0" distL="0" distR="0" wp14:anchorId="636EBBBD" wp14:editId="2A253859">
            <wp:extent cx="5772150" cy="3374488"/>
            <wp:effectExtent l="0" t="0" r="0" b="0"/>
            <wp:docPr id="2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1" cstate="print"/>
                    <a:srcRect/>
                    <a:stretch>
                      <a:fillRect/>
                    </a:stretch>
                  </pic:blipFill>
                  <pic:spPr bwMode="auto">
                    <a:xfrm>
                      <a:off x="0" y="0"/>
                      <a:ext cx="5772150" cy="3374488"/>
                    </a:xfrm>
                    <a:prstGeom prst="rect">
                      <a:avLst/>
                    </a:prstGeom>
                    <a:noFill/>
                    <a:ln w="9525">
                      <a:noFill/>
                      <a:miter lim="800000"/>
                      <a:headEnd/>
                      <a:tailEnd/>
                    </a:ln>
                  </pic:spPr>
                </pic:pic>
              </a:graphicData>
            </a:graphic>
          </wp:inline>
        </w:drawing>
      </w:r>
    </w:p>
    <w:p w:rsidR="005767E1" w:rsidRDefault="005767E1">
      <w:pPr>
        <w:rPr>
          <w:sz w:val="28"/>
          <w:szCs w:val="28"/>
        </w:rPr>
      </w:pPr>
    </w:p>
    <w:p w:rsidR="005767E1" w:rsidRPr="003B2D66" w:rsidRDefault="00CC075E">
      <w:pPr>
        <w:rPr>
          <w:sz w:val="28"/>
          <w:szCs w:val="28"/>
        </w:rPr>
      </w:pPr>
      <w:r>
        <w:t>Figure () shows the GUI of the Scanning and Imaging software.</w:t>
      </w:r>
    </w:p>
    <w:p w:rsidR="00834D4F" w:rsidRDefault="005767E1">
      <w:r w:rsidRPr="005767E1">
        <w:rPr>
          <w:noProof/>
        </w:rPr>
        <w:lastRenderedPageBreak/>
        <w:drawing>
          <wp:inline distT="0" distB="0" distL="0" distR="0" wp14:anchorId="724CAD09" wp14:editId="7CC8C5AA">
            <wp:extent cx="5838825" cy="3388771"/>
            <wp:effectExtent l="0" t="0" r="0" b="2540"/>
            <wp:docPr id="26"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2" cstate="print"/>
                    <a:srcRect/>
                    <a:stretch>
                      <a:fillRect/>
                    </a:stretch>
                  </pic:blipFill>
                  <pic:spPr bwMode="auto">
                    <a:xfrm>
                      <a:off x="0" y="0"/>
                      <a:ext cx="5838825" cy="3388771"/>
                    </a:xfrm>
                    <a:prstGeom prst="rect">
                      <a:avLst/>
                    </a:prstGeom>
                    <a:noFill/>
                    <a:ln w="9525">
                      <a:noFill/>
                      <a:miter lim="800000"/>
                      <a:headEnd/>
                      <a:tailEnd/>
                    </a:ln>
                  </pic:spPr>
                </pic:pic>
              </a:graphicData>
            </a:graphic>
          </wp:inline>
        </w:drawing>
      </w:r>
    </w:p>
    <w:p w:rsidR="00834D4F" w:rsidRDefault="00834D4F">
      <w:proofErr w:type="gramStart"/>
      <w:r>
        <w:t xml:space="preserve">The </w:t>
      </w:r>
      <w:proofErr w:type="spellStart"/>
      <w:r>
        <w:t>SPM</w:t>
      </w:r>
      <w:proofErr w:type="spellEnd"/>
      <w:r>
        <w:t xml:space="preserve"> Head.</w:t>
      </w:r>
      <w:proofErr w:type="gramEnd"/>
    </w:p>
    <w:p w:rsidR="00834D4F" w:rsidRDefault="003B14BE">
      <w:r w:rsidRPr="003B14BE">
        <w:rPr>
          <w:noProof/>
        </w:rPr>
        <w:lastRenderedPageBreak/>
        <w:drawing>
          <wp:inline distT="0" distB="0" distL="0" distR="0" wp14:anchorId="68568324" wp14:editId="59F1F7A2">
            <wp:extent cx="4524375" cy="4924425"/>
            <wp:effectExtent l="0" t="0" r="0" b="9525"/>
            <wp:docPr id="5" name="Picture 5" descr="C:\Users\AppPhys\Pictures\Manual-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Phys\Pictures\Manual-figur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4924425"/>
                    </a:xfrm>
                    <a:prstGeom prst="rect">
                      <a:avLst/>
                    </a:prstGeom>
                    <a:noFill/>
                    <a:ln>
                      <a:noFill/>
                    </a:ln>
                  </pic:spPr>
                </pic:pic>
              </a:graphicData>
            </a:graphic>
          </wp:inline>
        </w:drawing>
      </w:r>
    </w:p>
    <w:p w:rsidR="00834D4F" w:rsidRDefault="002E2BC6" w:rsidP="002E2BC6">
      <w:pPr>
        <w:jc w:val="center"/>
      </w:pPr>
      <w:r w:rsidRPr="002E2BC6">
        <w:rPr>
          <w:noProof/>
        </w:rPr>
        <w:drawing>
          <wp:inline distT="0" distB="0" distL="0" distR="0" wp14:anchorId="32B5EFD9" wp14:editId="08BF2430">
            <wp:extent cx="5032375" cy="3013833"/>
            <wp:effectExtent l="0" t="0" r="0" b="0"/>
            <wp:docPr id="1" name="Picture 1" descr="C:\Users\AppPhys\Pictures\Manual-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Phys\Pictures\Manual-figur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1212" cy="3025114"/>
                    </a:xfrm>
                    <a:prstGeom prst="rect">
                      <a:avLst/>
                    </a:prstGeom>
                    <a:noFill/>
                    <a:ln>
                      <a:noFill/>
                    </a:ln>
                  </pic:spPr>
                </pic:pic>
              </a:graphicData>
            </a:graphic>
          </wp:inline>
        </w:drawing>
      </w:r>
    </w:p>
    <w:p w:rsidR="009F5A1D" w:rsidRDefault="00F45CEE">
      <w:r w:rsidRPr="002E2BC6">
        <w:rPr>
          <w:noProof/>
        </w:rPr>
        <w:lastRenderedPageBreak/>
        <w:drawing>
          <wp:inline distT="0" distB="0" distL="0" distR="0" wp14:anchorId="457231C3" wp14:editId="48EBD8B6">
            <wp:extent cx="3810000" cy="4021667"/>
            <wp:effectExtent l="0" t="0" r="0" b="0"/>
            <wp:docPr id="3" name="Picture 3" descr="C:\Users\AppPhys\Pictures\Manual-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Phys\Pictures\Manual-figur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3020" cy="4035411"/>
                    </a:xfrm>
                    <a:prstGeom prst="rect">
                      <a:avLst/>
                    </a:prstGeom>
                    <a:noFill/>
                    <a:ln>
                      <a:noFill/>
                    </a:ln>
                  </pic:spPr>
                </pic:pic>
              </a:graphicData>
            </a:graphic>
          </wp:inline>
        </w:drawing>
      </w:r>
    </w:p>
    <w:p w:rsidR="005767E1" w:rsidRDefault="005767E1"/>
    <w:p w:rsidR="005767E1" w:rsidRDefault="005767E1"/>
    <w:p w:rsidR="005767E1" w:rsidRDefault="005767E1"/>
    <w:p w:rsidR="005767E1" w:rsidRDefault="005767E1"/>
    <w:p w:rsidR="005767E1" w:rsidRDefault="005767E1">
      <w:r>
        <w:t>PART 4</w:t>
      </w:r>
    </w:p>
    <w:p w:rsidR="005767E1" w:rsidRDefault="005767E1"/>
    <w:p w:rsidR="005767E1" w:rsidRDefault="005767E1"/>
    <w:p w:rsidR="005767E1" w:rsidRDefault="005767E1">
      <w:proofErr w:type="gramStart"/>
      <w:r>
        <w:t>EXAMPLES OF MEASUREMENTS.</w:t>
      </w:r>
      <w:proofErr w:type="gramEnd"/>
    </w:p>
    <w:p w:rsidR="005767E1" w:rsidRDefault="005767E1"/>
    <w:p w:rsidR="005767E1" w:rsidRDefault="005767E1"/>
    <w:p w:rsidR="005767E1" w:rsidRDefault="005767E1"/>
    <w:p w:rsidR="005767E1" w:rsidRDefault="005767E1"/>
    <w:p w:rsidR="005767E1" w:rsidRDefault="005767E1"/>
    <w:p w:rsidR="005767E1" w:rsidRDefault="005767E1"/>
    <w:p w:rsidR="005767E1" w:rsidRDefault="005767E1"/>
    <w:p w:rsidR="005767E1" w:rsidRDefault="005767E1"/>
    <w:p w:rsidR="005767E1" w:rsidRDefault="005767E1"/>
    <w:sectPr w:rsidR="005767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Andres  LaRosa" w:date="2014-04-21T16:42:00Z" w:initials="AL">
    <w:p w:rsidR="00A1380A" w:rsidRDefault="00A1380A">
      <w:pPr>
        <w:pStyle w:val="CommentText"/>
      </w:pPr>
      <w:r>
        <w:rPr>
          <w:rStyle w:val="CommentReference"/>
        </w:rPr>
        <w:annotationRef/>
      </w:r>
      <w:r>
        <w:t>Check if this modification is correct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A1D"/>
    <w:rsid w:val="000F7D5F"/>
    <w:rsid w:val="0015712D"/>
    <w:rsid w:val="0023799B"/>
    <w:rsid w:val="002E2BC6"/>
    <w:rsid w:val="003957A4"/>
    <w:rsid w:val="003B14BE"/>
    <w:rsid w:val="003B2D66"/>
    <w:rsid w:val="003B5C54"/>
    <w:rsid w:val="003D019C"/>
    <w:rsid w:val="00521FF4"/>
    <w:rsid w:val="005767E1"/>
    <w:rsid w:val="005D2613"/>
    <w:rsid w:val="006868F5"/>
    <w:rsid w:val="007350CD"/>
    <w:rsid w:val="00774D8A"/>
    <w:rsid w:val="007C2BB4"/>
    <w:rsid w:val="00803001"/>
    <w:rsid w:val="00805D6C"/>
    <w:rsid w:val="00834D4F"/>
    <w:rsid w:val="0088324D"/>
    <w:rsid w:val="00884BA8"/>
    <w:rsid w:val="00895F8F"/>
    <w:rsid w:val="008A6C14"/>
    <w:rsid w:val="009C6022"/>
    <w:rsid w:val="009F5A1D"/>
    <w:rsid w:val="00A1380A"/>
    <w:rsid w:val="00A17D70"/>
    <w:rsid w:val="00A30735"/>
    <w:rsid w:val="00AA3FFF"/>
    <w:rsid w:val="00AD2995"/>
    <w:rsid w:val="00BE0A8E"/>
    <w:rsid w:val="00C412FC"/>
    <w:rsid w:val="00C6591D"/>
    <w:rsid w:val="00CC075E"/>
    <w:rsid w:val="00CD4108"/>
    <w:rsid w:val="00D15FFE"/>
    <w:rsid w:val="00D7118A"/>
    <w:rsid w:val="00DD7D01"/>
    <w:rsid w:val="00EC5DAE"/>
    <w:rsid w:val="00F451B8"/>
    <w:rsid w:val="00F45CEE"/>
    <w:rsid w:val="00F51A33"/>
    <w:rsid w:val="00FC7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2BB4"/>
    <w:rPr>
      <w:color w:val="0563C1" w:themeColor="hyperlink"/>
      <w:u w:val="single"/>
    </w:rPr>
  </w:style>
  <w:style w:type="paragraph" w:styleId="BalloonText">
    <w:name w:val="Balloon Text"/>
    <w:basedOn w:val="Normal"/>
    <w:link w:val="BalloonTextChar"/>
    <w:uiPriority w:val="99"/>
    <w:semiHidden/>
    <w:unhideWhenUsed/>
    <w:rsid w:val="00AA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FFF"/>
    <w:rPr>
      <w:rFonts w:ascii="Tahoma" w:hAnsi="Tahoma" w:cs="Tahoma"/>
      <w:sz w:val="16"/>
      <w:szCs w:val="16"/>
    </w:rPr>
  </w:style>
  <w:style w:type="character" w:styleId="CommentReference">
    <w:name w:val="annotation reference"/>
    <w:basedOn w:val="DefaultParagraphFont"/>
    <w:uiPriority w:val="99"/>
    <w:semiHidden/>
    <w:unhideWhenUsed/>
    <w:rsid w:val="00A1380A"/>
    <w:rPr>
      <w:sz w:val="16"/>
      <w:szCs w:val="16"/>
    </w:rPr>
  </w:style>
  <w:style w:type="paragraph" w:styleId="CommentText">
    <w:name w:val="annotation text"/>
    <w:basedOn w:val="Normal"/>
    <w:link w:val="CommentTextChar"/>
    <w:uiPriority w:val="99"/>
    <w:semiHidden/>
    <w:unhideWhenUsed/>
    <w:rsid w:val="00A1380A"/>
    <w:pPr>
      <w:spacing w:line="240" w:lineRule="auto"/>
    </w:pPr>
    <w:rPr>
      <w:sz w:val="20"/>
      <w:szCs w:val="20"/>
    </w:rPr>
  </w:style>
  <w:style w:type="character" w:customStyle="1" w:styleId="CommentTextChar">
    <w:name w:val="Comment Text Char"/>
    <w:basedOn w:val="DefaultParagraphFont"/>
    <w:link w:val="CommentText"/>
    <w:uiPriority w:val="99"/>
    <w:semiHidden/>
    <w:rsid w:val="00A1380A"/>
    <w:rPr>
      <w:sz w:val="20"/>
      <w:szCs w:val="20"/>
    </w:rPr>
  </w:style>
  <w:style w:type="paragraph" w:styleId="CommentSubject">
    <w:name w:val="annotation subject"/>
    <w:basedOn w:val="CommentText"/>
    <w:next w:val="CommentText"/>
    <w:link w:val="CommentSubjectChar"/>
    <w:uiPriority w:val="99"/>
    <w:semiHidden/>
    <w:unhideWhenUsed/>
    <w:rsid w:val="00A1380A"/>
    <w:rPr>
      <w:b/>
      <w:bCs/>
    </w:rPr>
  </w:style>
  <w:style w:type="character" w:customStyle="1" w:styleId="CommentSubjectChar">
    <w:name w:val="Comment Subject Char"/>
    <w:basedOn w:val="CommentTextChar"/>
    <w:link w:val="CommentSubject"/>
    <w:uiPriority w:val="99"/>
    <w:semiHidden/>
    <w:rsid w:val="00A1380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2BB4"/>
    <w:rPr>
      <w:color w:val="0563C1" w:themeColor="hyperlink"/>
      <w:u w:val="single"/>
    </w:rPr>
  </w:style>
  <w:style w:type="paragraph" w:styleId="BalloonText">
    <w:name w:val="Balloon Text"/>
    <w:basedOn w:val="Normal"/>
    <w:link w:val="BalloonTextChar"/>
    <w:uiPriority w:val="99"/>
    <w:semiHidden/>
    <w:unhideWhenUsed/>
    <w:rsid w:val="00AA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FFF"/>
    <w:rPr>
      <w:rFonts w:ascii="Tahoma" w:hAnsi="Tahoma" w:cs="Tahoma"/>
      <w:sz w:val="16"/>
      <w:szCs w:val="16"/>
    </w:rPr>
  </w:style>
  <w:style w:type="character" w:styleId="CommentReference">
    <w:name w:val="annotation reference"/>
    <w:basedOn w:val="DefaultParagraphFont"/>
    <w:uiPriority w:val="99"/>
    <w:semiHidden/>
    <w:unhideWhenUsed/>
    <w:rsid w:val="00A1380A"/>
    <w:rPr>
      <w:sz w:val="16"/>
      <w:szCs w:val="16"/>
    </w:rPr>
  </w:style>
  <w:style w:type="paragraph" w:styleId="CommentText">
    <w:name w:val="annotation text"/>
    <w:basedOn w:val="Normal"/>
    <w:link w:val="CommentTextChar"/>
    <w:uiPriority w:val="99"/>
    <w:semiHidden/>
    <w:unhideWhenUsed/>
    <w:rsid w:val="00A1380A"/>
    <w:pPr>
      <w:spacing w:line="240" w:lineRule="auto"/>
    </w:pPr>
    <w:rPr>
      <w:sz w:val="20"/>
      <w:szCs w:val="20"/>
    </w:rPr>
  </w:style>
  <w:style w:type="character" w:customStyle="1" w:styleId="CommentTextChar">
    <w:name w:val="Comment Text Char"/>
    <w:basedOn w:val="DefaultParagraphFont"/>
    <w:link w:val="CommentText"/>
    <w:uiPriority w:val="99"/>
    <w:semiHidden/>
    <w:rsid w:val="00A1380A"/>
    <w:rPr>
      <w:sz w:val="20"/>
      <w:szCs w:val="20"/>
    </w:rPr>
  </w:style>
  <w:style w:type="paragraph" w:styleId="CommentSubject">
    <w:name w:val="annotation subject"/>
    <w:basedOn w:val="CommentText"/>
    <w:next w:val="CommentText"/>
    <w:link w:val="CommentSubjectChar"/>
    <w:uiPriority w:val="99"/>
    <w:semiHidden/>
    <w:unhideWhenUsed/>
    <w:rsid w:val="00A1380A"/>
    <w:rPr>
      <w:b/>
      <w:bCs/>
    </w:rPr>
  </w:style>
  <w:style w:type="character" w:customStyle="1" w:styleId="CommentSubjectChar">
    <w:name w:val="Comment Subject Char"/>
    <w:basedOn w:val="CommentTextChar"/>
    <w:link w:val="CommentSubject"/>
    <w:uiPriority w:val="99"/>
    <w:semiHidden/>
    <w:rsid w:val="00A138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www.specs-zurich.com/upload/cms/user/OC4ProductBrochure.pdf" TargetMode="Externa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10505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Rodolfo Fernández Rodríguez</dc:creator>
  <cp:lastModifiedBy>Andres  LaRosa</cp:lastModifiedBy>
  <cp:revision>2</cp:revision>
  <dcterms:created xsi:type="dcterms:W3CDTF">2014-04-21T23:58:00Z</dcterms:created>
  <dcterms:modified xsi:type="dcterms:W3CDTF">2014-04-21T23:58:00Z</dcterms:modified>
</cp:coreProperties>
</file>